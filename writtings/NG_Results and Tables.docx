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png" ContentType="image/png"/>
  <Override PartName="/word/media/image3.jpeg" ContentType="image/jpeg"/>
  <Override PartName="/word/media/image4.jpeg" ContentType="image/jpeg"/>
  <Override PartName="/word/settings.xml" ContentType="application/vnd.openxmlformats-officedocument.wordprocessingml.settings+xml"/>
  <Override PartName="/word/styles.xml" ContentType="application/vnd.openxmlformats-officedocument.wordprocessingml.styles+xml"/>
  <Override PartName="/word/comments.xml" ContentType="application/vnd.openxmlformats-officedocument.wordprocessingml.comment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Cs/>
          <w:ins w:id="4" w:author="Reviewer" w:date="2024-02-13T07:10:00Z"/>
        </w:rPr>
      </w:pPr>
      <w:ins w:id="0" w:author="Reviewer" w:date="2024-02-13T07:08:00Z">
        <w:commentRangeStart w:id="0"/>
        <w:r>
          <w:rPr>
            <w:b/>
            <w:bCs/>
          </w:rPr>
          <w:t>Question</w:t>
        </w:r>
      </w:ins>
      <w:r>
        <w:rPr>
          <w:b/>
          <w:bCs/>
        </w:rPr>
      </w:r>
      <w:ins w:id="1" w:author="Reviewer" w:date="2024-02-13T07:08:00Z">
        <w:commentRangeEnd w:id="0"/>
        <w:r>
          <w:commentReference w:id="0"/>
        </w:r>
        <w:r>
          <w:rPr>
            <w:b/>
            <w:bCs/>
          </w:rPr>
          <w:t xml:space="preserve"> 1: </w:t>
        </w:r>
      </w:ins>
      <w:ins w:id="2" w:author="Reviewer" w:date="2024-02-13T07:08:00Z">
        <w:r>
          <w:rPr>
            <w:bCs/>
          </w:rPr>
          <w:t>Does reduced rainfall decrease soil moisture by a la</w:t>
        </w:r>
      </w:ins>
      <w:ins w:id="3" w:author="Reviewer" w:date="2024-02-13T07:10:00Z">
        <w:r>
          <w:rPr>
            <w:bCs/>
          </w:rPr>
          <w:t>rger extent at forest edges compared to interiors?</w:t>
        </w:r>
      </w:ins>
    </w:p>
    <w:p>
      <w:pPr>
        <w:pStyle w:val="Normal"/>
        <w:rPr>
          <w:b/>
          <w:bCs/>
          <w:ins w:id="6" w:author="Reviewer" w:date="2024-02-13T07:10:00Z"/>
        </w:rPr>
      </w:pPr>
      <w:ins w:id="5" w:author="Reviewer" w:date="2024-02-13T07:10:00Z">
        <w:r>
          <w:rPr>
            <w:b/>
            <w:bCs/>
          </w:rPr>
        </w:r>
      </w:ins>
    </w:p>
    <w:p>
      <w:pPr>
        <w:pStyle w:val="Normal"/>
        <w:rPr>
          <w:ins w:id="8" w:author="Reviewer" w:date="2024-02-13T07:13:00Z"/>
        </w:rPr>
      </w:pPr>
      <w:commentRangeStart w:id="1"/>
      <w:r>
        <w:rPr>
          <w:b/>
          <w:bCs/>
        </w:rPr>
        <w:t>Model</w:t>
      </w:r>
      <w:r>
        <w:rPr>
          <w:b/>
          <w:bCs/>
        </w:rPr>
      </w:r>
      <w:commentRangeEnd w:id="1"/>
      <w:r>
        <w:commentReference w:id="1"/>
      </w:r>
      <w:r>
        <w:rPr>
          <w:b/>
          <w:bCs/>
        </w:rPr>
        <w:t>:</w:t>
      </w:r>
      <w:r>
        <w:rPr/>
        <w:t xml:space="preserve"> sm_model&lt;-</w:t>
      </w:r>
      <w:del w:id="7" w:author="Reviewer" w:date="2024-02-13T07:14:00Z">
        <w:r>
          <w:rPr/>
          <w:delText>lm(soil_moisture_percent ~ effect*treatment, data = sm_data)</w:delText>
        </w:r>
      </w:del>
    </w:p>
    <w:p>
      <w:pPr>
        <w:pStyle w:val="Normal"/>
        <w:rPr>
          <w:ins w:id="10" w:author="Reviewer" w:date="2024-02-13T07:13:00Z"/>
        </w:rPr>
      </w:pPr>
      <w:ins w:id="9" w:author="Reviewer" w:date="2024-02-13T07:13:00Z">
        <w:r>
          <w:rPr/>
        </w:r>
      </w:ins>
    </w:p>
    <w:p>
      <w:pPr>
        <w:pStyle w:val="Normal"/>
        <w:rPr>
          <w:ins w:id="13" w:author="Unknown Author" w:date="2024-02-13T18:03:00Z"/>
        </w:rPr>
      </w:pPr>
      <w:ins w:id="11" w:author="Reviewer" w:date="2024-02-13T07:13:00Z">
        <w:r>
          <w:rPr/>
          <w:t>lmer(soil_moisture_percent ~ effect*treatment + (effect*treatment|month), data = sm_data)</w:t>
        </w:r>
      </w:ins>
      <w:ins w:id="12" w:author="Unknown Author" w:date="2024-02-13T18:03:00Z">
        <w:r>
          <w:rPr/>
          <w:br/>
        </w:r>
      </w:ins>
    </w:p>
    <w:p>
      <w:pPr>
        <w:pStyle w:val="Normal"/>
        <w:rPr>
          <w:del w:id="17" w:author="Unknown Author" w:date="2024-02-13T18:03:14Z"/>
        </w:rPr>
      </w:pPr>
      <w:ins w:id="14" w:author="Unknown Author" w:date="2024-02-13T18:03:00Z">
        <w:r>
          <w:rPr/>
          <w:t>lmer(soil_moisture_percent ~ effect*treatment + (month</w:t>
        </w:r>
      </w:ins>
      <w:ins w:id="15" w:author="Unknown Author" w:date="2024-02-13T18:03:00Z">
        <w:r>
          <w:rPr/>
          <w:t>|plot_id</w:t>
        </w:r>
      </w:ins>
      <w:ins w:id="16" w:author="Unknown Author" w:date="2024-02-13T18:03:00Z">
        <w:r>
          <w:rPr/>
          <w:t>), data = sm_data)</w:t>
        </w:r>
      </w:ins>
    </w:p>
    <w:p>
      <w:pPr>
        <w:pStyle w:val="Normal"/>
        <w:rPr/>
      </w:pPr>
      <w:r>
        <w:rPr/>
      </w:r>
    </w:p>
    <w:p>
      <w:pPr>
        <w:pStyle w:val="Normal"/>
        <w:rPr/>
      </w:pPr>
      <w:r>
        <w:rPr/>
      </w:r>
    </w:p>
    <w:p>
      <w:pPr>
        <w:pStyle w:val="Normal"/>
        <w:rPr/>
      </w:pPr>
      <w:commentRangeStart w:id="2"/>
      <w:r>
        <w:rPr/>
        <w:t>Table1</w:t>
      </w:r>
      <w:r>
        <w:rPr/>
      </w:r>
      <w:commentRangeEnd w:id="2"/>
      <w:r>
        <w:commentReference w:id="2"/>
      </w:r>
      <w:r>
        <w:rPr/>
        <w:t>: Linear regression model results to test if soil moisture vary between paired treatments in the forest edge and interior were given below. “*” indicates 5% of rejecting nul hypothesis and “**” indicates 1% of rejecting null hypothesis.</w:t>
      </w:r>
    </w:p>
    <w:tbl>
      <w:tblPr>
        <w:tblW w:w="9075" w:type="dxa"/>
        <w:jc w:val="start"/>
        <w:tblInd w:w="-30" w:type="dxa"/>
        <w:tblLayout w:type="fixed"/>
        <w:tblCellMar>
          <w:top w:w="0" w:type="dxa"/>
          <w:start w:w="30" w:type="dxa"/>
          <w:bottom w:w="0" w:type="dxa"/>
          <w:end w:w="30" w:type="dxa"/>
        </w:tblCellMar>
        <w:tblLook w:firstRow="0" w:noVBand="0" w:lastRow="0" w:firstColumn="0" w:lastColumn="0" w:noHBand="0" w:val="0000"/>
      </w:tblPr>
      <w:tblGrid>
        <w:gridCol w:w="3722"/>
        <w:gridCol w:w="81"/>
        <w:gridCol w:w="965"/>
        <w:gridCol w:w="596"/>
        <w:gridCol w:w="972"/>
        <w:gridCol w:w="933"/>
        <w:gridCol w:w="1805"/>
      </w:tblGrid>
      <w:tr>
        <w:trPr>
          <w:trHeight w:val="256" w:hRule="atLeast"/>
        </w:trPr>
        <w:tc>
          <w:tcPr>
            <w:tcW w:w="3722" w:type="dxa"/>
            <w:tcBorders/>
            <w:vAlign w:val="bottom"/>
          </w:tcPr>
          <w:p>
            <w:pPr>
              <w:pStyle w:val="Normal"/>
              <w:rPr/>
            </w:pPr>
            <w:r>
              <w:rPr/>
            </w:r>
          </w:p>
        </w:tc>
        <w:tc>
          <w:tcPr>
            <w:tcW w:w="81" w:type="dxa"/>
            <w:tcBorders/>
            <w:vAlign w:val="bottom"/>
          </w:tcPr>
          <w:p>
            <w:pPr>
              <w:pStyle w:val="Normal"/>
              <w:rPr/>
            </w:pPr>
            <w:r>
              <w:rPr/>
              <w:t>Value</w:t>
            </w:r>
          </w:p>
        </w:tc>
        <w:tc>
          <w:tcPr>
            <w:tcW w:w="965" w:type="dxa"/>
            <w:tcBorders/>
            <w:vAlign w:val="bottom"/>
          </w:tcPr>
          <w:p>
            <w:pPr>
              <w:pStyle w:val="Normal"/>
              <w:rPr/>
            </w:pPr>
            <w:r>
              <w:rPr/>
              <w:t>Std.Error</w:t>
            </w:r>
          </w:p>
        </w:tc>
        <w:tc>
          <w:tcPr>
            <w:tcW w:w="596" w:type="dxa"/>
            <w:tcBorders/>
            <w:vAlign w:val="bottom"/>
          </w:tcPr>
          <w:p>
            <w:pPr>
              <w:pStyle w:val="Normal"/>
              <w:rPr/>
            </w:pPr>
            <w:r>
              <w:rPr/>
              <w:t>DF</w:t>
            </w:r>
          </w:p>
        </w:tc>
        <w:tc>
          <w:tcPr>
            <w:tcW w:w="972" w:type="dxa"/>
            <w:tcBorders/>
            <w:vAlign w:val="bottom"/>
          </w:tcPr>
          <w:p>
            <w:pPr>
              <w:pStyle w:val="Normal"/>
              <w:rPr/>
            </w:pPr>
            <w:r>
              <w:rPr/>
              <w:t>t-value</w:t>
            </w:r>
          </w:p>
        </w:tc>
        <w:tc>
          <w:tcPr>
            <w:tcW w:w="933" w:type="dxa"/>
            <w:tcBorders/>
            <w:vAlign w:val="bottom"/>
          </w:tcPr>
          <w:p>
            <w:pPr>
              <w:pStyle w:val="Normal"/>
              <w:rPr/>
            </w:pPr>
            <w:r>
              <w:rPr/>
              <w:t>p-value</w:t>
            </w:r>
          </w:p>
        </w:tc>
        <w:tc>
          <w:tcPr>
            <w:tcW w:w="1805" w:type="dxa"/>
            <w:tcBorders/>
            <w:vAlign w:val="bottom"/>
          </w:tcPr>
          <w:p>
            <w:pPr>
              <w:pStyle w:val="Normal"/>
              <w:rPr/>
            </w:pPr>
            <w:r>
              <w:rPr/>
              <w:t>significance</w:t>
            </w:r>
          </w:p>
        </w:tc>
      </w:tr>
      <w:tr>
        <w:trPr>
          <w:trHeight w:val="256" w:hRule="atLeast"/>
        </w:trPr>
        <w:tc>
          <w:tcPr>
            <w:tcW w:w="3722" w:type="dxa"/>
            <w:tcBorders/>
            <w:vAlign w:val="bottom"/>
          </w:tcPr>
          <w:p>
            <w:pPr>
              <w:pStyle w:val="Normal"/>
              <w:rPr/>
            </w:pPr>
            <w:r>
              <w:rPr/>
              <w:t>(Intercept)</w:t>
            </w:r>
          </w:p>
        </w:tc>
        <w:tc>
          <w:tcPr>
            <w:tcW w:w="81" w:type="dxa"/>
            <w:tcBorders/>
            <w:vAlign w:val="bottom"/>
          </w:tcPr>
          <w:p>
            <w:pPr>
              <w:pStyle w:val="Normal"/>
              <w:jc w:val="end"/>
              <w:rPr/>
            </w:pPr>
            <w:r>
              <w:rPr/>
              <w:t>21.294</w:t>
            </w:r>
          </w:p>
        </w:tc>
        <w:tc>
          <w:tcPr>
            <w:tcW w:w="965" w:type="dxa"/>
            <w:tcBorders/>
            <w:vAlign w:val="bottom"/>
          </w:tcPr>
          <w:p>
            <w:pPr>
              <w:pStyle w:val="Normal"/>
              <w:jc w:val="end"/>
              <w:rPr/>
            </w:pPr>
            <w:r>
              <w:rPr/>
              <w:t>1.893</w:t>
            </w:r>
          </w:p>
        </w:tc>
        <w:tc>
          <w:tcPr>
            <w:tcW w:w="596" w:type="dxa"/>
            <w:tcBorders/>
            <w:vAlign w:val="bottom"/>
          </w:tcPr>
          <w:p>
            <w:pPr>
              <w:pStyle w:val="Normal"/>
              <w:jc w:val="end"/>
              <w:rPr/>
            </w:pPr>
            <w:r>
              <w:rPr/>
              <w:t>1544</w:t>
            </w:r>
          </w:p>
        </w:tc>
        <w:tc>
          <w:tcPr>
            <w:tcW w:w="972" w:type="dxa"/>
            <w:tcBorders/>
            <w:vAlign w:val="bottom"/>
          </w:tcPr>
          <w:p>
            <w:pPr>
              <w:pStyle w:val="Normal"/>
              <w:jc w:val="end"/>
              <w:rPr/>
            </w:pPr>
            <w:r>
              <w:rPr/>
              <w:t>11.251</w:t>
            </w:r>
          </w:p>
        </w:tc>
        <w:tc>
          <w:tcPr>
            <w:tcW w:w="933" w:type="dxa"/>
            <w:tcBorders/>
            <w:vAlign w:val="bottom"/>
          </w:tcPr>
          <w:p>
            <w:pPr>
              <w:pStyle w:val="Normal"/>
              <w:jc w:val="end"/>
              <w:rPr/>
            </w:pPr>
            <w:r>
              <w:rPr/>
              <w:t>0</w:t>
            </w:r>
          </w:p>
        </w:tc>
        <w:tc>
          <w:tcPr>
            <w:tcW w:w="1805" w:type="dxa"/>
            <w:tcBorders/>
            <w:vAlign w:val="bottom"/>
          </w:tcPr>
          <w:p>
            <w:pPr>
              <w:pStyle w:val="Normal"/>
              <w:rPr/>
            </w:pPr>
            <w:r>
              <w:rPr/>
            </w:r>
          </w:p>
        </w:tc>
      </w:tr>
      <w:tr>
        <w:trPr>
          <w:trHeight w:val="256" w:hRule="atLeast"/>
        </w:trPr>
        <w:tc>
          <w:tcPr>
            <w:tcW w:w="3722" w:type="dxa"/>
            <w:tcBorders/>
            <w:vAlign w:val="bottom"/>
          </w:tcPr>
          <w:p>
            <w:pPr>
              <w:pStyle w:val="Normal"/>
              <w:rPr/>
            </w:pPr>
            <w:r>
              <w:rPr/>
              <w:t>effectInterior</w:t>
            </w:r>
          </w:p>
        </w:tc>
        <w:tc>
          <w:tcPr>
            <w:tcW w:w="81" w:type="dxa"/>
            <w:tcBorders/>
            <w:vAlign w:val="bottom"/>
          </w:tcPr>
          <w:p>
            <w:pPr>
              <w:pStyle w:val="Normal"/>
              <w:jc w:val="end"/>
              <w:rPr/>
            </w:pPr>
            <w:r>
              <w:rPr/>
              <w:t>2.666</w:t>
            </w:r>
          </w:p>
        </w:tc>
        <w:tc>
          <w:tcPr>
            <w:tcW w:w="965" w:type="dxa"/>
            <w:tcBorders/>
            <w:vAlign w:val="bottom"/>
          </w:tcPr>
          <w:p>
            <w:pPr>
              <w:pStyle w:val="Normal"/>
              <w:jc w:val="end"/>
              <w:rPr/>
            </w:pPr>
            <w:r>
              <w:rPr/>
              <w:t>0.509</w:t>
            </w:r>
          </w:p>
        </w:tc>
        <w:tc>
          <w:tcPr>
            <w:tcW w:w="596" w:type="dxa"/>
            <w:tcBorders/>
            <w:vAlign w:val="bottom"/>
          </w:tcPr>
          <w:p>
            <w:pPr>
              <w:pStyle w:val="Normal"/>
              <w:jc w:val="end"/>
              <w:rPr/>
            </w:pPr>
            <w:r>
              <w:rPr/>
              <w:t>1544</w:t>
            </w:r>
          </w:p>
        </w:tc>
        <w:tc>
          <w:tcPr>
            <w:tcW w:w="972" w:type="dxa"/>
            <w:tcBorders/>
            <w:vAlign w:val="bottom"/>
          </w:tcPr>
          <w:p>
            <w:pPr>
              <w:pStyle w:val="Normal"/>
              <w:jc w:val="end"/>
              <w:rPr/>
            </w:pPr>
            <w:r>
              <w:rPr/>
              <w:t>5.237</w:t>
            </w:r>
          </w:p>
        </w:tc>
        <w:tc>
          <w:tcPr>
            <w:tcW w:w="933" w:type="dxa"/>
            <w:tcBorders/>
            <w:vAlign w:val="bottom"/>
          </w:tcPr>
          <w:p>
            <w:pPr>
              <w:pStyle w:val="Normal"/>
              <w:jc w:val="end"/>
              <w:rPr/>
            </w:pPr>
            <w:r>
              <w:rPr/>
              <w:t>0</w:t>
            </w:r>
          </w:p>
        </w:tc>
        <w:tc>
          <w:tcPr>
            <w:tcW w:w="1805" w:type="dxa"/>
            <w:tcBorders/>
            <w:vAlign w:val="bottom"/>
          </w:tcPr>
          <w:p>
            <w:pPr>
              <w:pStyle w:val="Normal"/>
              <w:rPr/>
            </w:pPr>
            <w:r>
              <w:rPr/>
              <w:t>**</w:t>
            </w:r>
          </w:p>
        </w:tc>
      </w:tr>
      <w:tr>
        <w:trPr>
          <w:trHeight w:val="256" w:hRule="atLeast"/>
        </w:trPr>
        <w:tc>
          <w:tcPr>
            <w:tcW w:w="3722" w:type="dxa"/>
            <w:tcBorders/>
            <w:vAlign w:val="bottom"/>
          </w:tcPr>
          <w:p>
            <w:pPr>
              <w:pStyle w:val="Normal"/>
              <w:rPr/>
            </w:pPr>
            <w:r>
              <w:rPr/>
              <w:t>TreatmentDrought</w:t>
            </w:r>
          </w:p>
        </w:tc>
        <w:tc>
          <w:tcPr>
            <w:tcW w:w="81" w:type="dxa"/>
            <w:tcBorders/>
            <w:vAlign w:val="bottom"/>
          </w:tcPr>
          <w:p>
            <w:pPr>
              <w:pStyle w:val="Normal"/>
              <w:jc w:val="end"/>
              <w:rPr/>
            </w:pPr>
            <w:r>
              <w:rPr/>
              <w:t>-9.601</w:t>
            </w:r>
          </w:p>
        </w:tc>
        <w:tc>
          <w:tcPr>
            <w:tcW w:w="965" w:type="dxa"/>
            <w:tcBorders/>
            <w:vAlign w:val="bottom"/>
          </w:tcPr>
          <w:p>
            <w:pPr>
              <w:pStyle w:val="Normal"/>
              <w:jc w:val="end"/>
              <w:rPr/>
            </w:pPr>
            <w:r>
              <w:rPr/>
              <w:t>0.509</w:t>
            </w:r>
          </w:p>
        </w:tc>
        <w:tc>
          <w:tcPr>
            <w:tcW w:w="596" w:type="dxa"/>
            <w:tcBorders/>
            <w:vAlign w:val="bottom"/>
          </w:tcPr>
          <w:p>
            <w:pPr>
              <w:pStyle w:val="Normal"/>
              <w:jc w:val="end"/>
              <w:rPr/>
            </w:pPr>
            <w:r>
              <w:rPr/>
              <w:t>1544</w:t>
            </w:r>
          </w:p>
        </w:tc>
        <w:tc>
          <w:tcPr>
            <w:tcW w:w="972" w:type="dxa"/>
            <w:tcBorders/>
            <w:vAlign w:val="bottom"/>
          </w:tcPr>
          <w:p>
            <w:pPr>
              <w:pStyle w:val="Normal"/>
              <w:jc w:val="end"/>
              <w:rPr/>
            </w:pPr>
            <w:r>
              <w:rPr/>
              <w:t>-18.847</w:t>
            </w:r>
          </w:p>
        </w:tc>
        <w:tc>
          <w:tcPr>
            <w:tcW w:w="933" w:type="dxa"/>
            <w:tcBorders/>
            <w:vAlign w:val="bottom"/>
          </w:tcPr>
          <w:p>
            <w:pPr>
              <w:pStyle w:val="Normal"/>
              <w:jc w:val="end"/>
              <w:rPr/>
            </w:pPr>
            <w:r>
              <w:rPr/>
              <w:t>0</w:t>
            </w:r>
          </w:p>
        </w:tc>
        <w:tc>
          <w:tcPr>
            <w:tcW w:w="1805" w:type="dxa"/>
            <w:tcBorders/>
            <w:vAlign w:val="bottom"/>
          </w:tcPr>
          <w:p>
            <w:pPr>
              <w:pStyle w:val="Normal"/>
              <w:rPr/>
            </w:pPr>
            <w:r>
              <w:rPr/>
              <w:t>**</w:t>
            </w:r>
          </w:p>
        </w:tc>
      </w:tr>
      <w:tr>
        <w:trPr>
          <w:trHeight w:val="256" w:hRule="atLeast"/>
        </w:trPr>
        <w:tc>
          <w:tcPr>
            <w:tcW w:w="3722" w:type="dxa"/>
            <w:tcBorders/>
            <w:vAlign w:val="bottom"/>
          </w:tcPr>
          <w:p>
            <w:pPr>
              <w:pStyle w:val="Normal"/>
              <w:rPr/>
            </w:pPr>
            <w:r>
              <w:rPr/>
              <w:t>effectInterior:TreatmentDrought</w:t>
            </w:r>
          </w:p>
        </w:tc>
        <w:tc>
          <w:tcPr>
            <w:tcW w:w="81" w:type="dxa"/>
            <w:tcBorders/>
            <w:vAlign w:val="bottom"/>
          </w:tcPr>
          <w:p>
            <w:pPr>
              <w:pStyle w:val="Normal"/>
              <w:jc w:val="end"/>
              <w:rPr/>
            </w:pPr>
            <w:r>
              <w:rPr/>
              <w:t>1.416</w:t>
            </w:r>
          </w:p>
        </w:tc>
        <w:tc>
          <w:tcPr>
            <w:tcW w:w="965" w:type="dxa"/>
            <w:tcBorders/>
            <w:vAlign w:val="bottom"/>
          </w:tcPr>
          <w:p>
            <w:pPr>
              <w:pStyle w:val="Normal"/>
              <w:jc w:val="end"/>
              <w:rPr/>
            </w:pPr>
            <w:r>
              <w:rPr/>
              <w:t>0.72</w:t>
            </w:r>
          </w:p>
        </w:tc>
        <w:tc>
          <w:tcPr>
            <w:tcW w:w="596" w:type="dxa"/>
            <w:tcBorders/>
            <w:vAlign w:val="bottom"/>
          </w:tcPr>
          <w:p>
            <w:pPr>
              <w:pStyle w:val="Normal"/>
              <w:jc w:val="end"/>
              <w:rPr/>
            </w:pPr>
            <w:r>
              <w:rPr/>
              <w:t>1544</w:t>
            </w:r>
          </w:p>
        </w:tc>
        <w:tc>
          <w:tcPr>
            <w:tcW w:w="972" w:type="dxa"/>
            <w:tcBorders/>
            <w:vAlign w:val="bottom"/>
          </w:tcPr>
          <w:p>
            <w:pPr>
              <w:pStyle w:val="Normal"/>
              <w:jc w:val="end"/>
              <w:rPr/>
            </w:pPr>
            <w:r>
              <w:rPr/>
              <w:t>1.966</w:t>
            </w:r>
          </w:p>
        </w:tc>
        <w:tc>
          <w:tcPr>
            <w:tcW w:w="933" w:type="dxa"/>
            <w:tcBorders/>
            <w:vAlign w:val="bottom"/>
          </w:tcPr>
          <w:p>
            <w:pPr>
              <w:pStyle w:val="Normal"/>
              <w:jc w:val="end"/>
              <w:rPr/>
            </w:pPr>
            <w:r>
              <w:rPr/>
              <w:t>0.049</w:t>
            </w:r>
          </w:p>
        </w:tc>
        <w:tc>
          <w:tcPr>
            <w:tcW w:w="1805" w:type="dxa"/>
            <w:tcBorders/>
            <w:vAlign w:val="bottom"/>
          </w:tcPr>
          <w:p>
            <w:pPr>
              <w:pStyle w:val="Normal"/>
              <w:rPr/>
            </w:pPr>
            <w:r>
              <w:rPr/>
              <w:t>*</w:t>
            </w:r>
          </w:p>
        </w:tc>
      </w:tr>
    </w:tbl>
    <w:p>
      <w:pPr>
        <w:pStyle w:val="Normal"/>
        <w:rPr/>
      </w:pPr>
      <w:r>
        <w:rPr/>
      </w:r>
    </w:p>
    <w:p>
      <w:pPr>
        <w:pStyle w:val="Normal"/>
        <w:rPr/>
      </w:pPr>
      <w:r>
        <w:rPr/>
      </w:r>
    </w:p>
    <w:p>
      <w:pPr>
        <w:pStyle w:val="Normal"/>
        <w:rPr>
          <w:lang w:val="en-GB"/>
        </w:rPr>
      </w:pPr>
      <w:r>
        <w:rPr>
          <w:lang w:val="en-GB"/>
        </w:rPr>
        <w:drawing>
          <wp:anchor behindDoc="0" distT="0" distB="0" distL="0" distR="0" simplePos="0" locked="0" layoutInCell="0" allowOverlap="1" relativeHeight="4">
            <wp:simplePos x="0" y="0"/>
            <wp:positionH relativeFrom="column">
              <wp:posOffset>7620</wp:posOffset>
            </wp:positionH>
            <wp:positionV relativeFrom="paragraph">
              <wp:posOffset>69850</wp:posOffset>
            </wp:positionV>
            <wp:extent cx="5448300" cy="363220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5448300" cy="3632200"/>
                    </a:xfrm>
                    <a:prstGeom prst="rect">
                      <a:avLst/>
                    </a:prstGeom>
                  </pic:spPr>
                </pic:pic>
              </a:graphicData>
            </a:graphic>
          </wp:anchor>
        </w:drawing>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commentRangeStart w:id="3"/>
      <w:r>
        <w:rPr>
          <w:i/>
          <w:iCs/>
          <w:lang w:val="en-GB"/>
        </w:rPr>
        <w:t>Figure</w:t>
      </w:r>
      <w:r>
        <w:rPr>
          <w:i/>
          <w:iCs/>
          <w:lang w:val="en-GB"/>
        </w:rPr>
      </w:r>
      <w:commentRangeEnd w:id="3"/>
      <w:r>
        <w:commentReference w:id="3"/>
      </w:r>
      <w:r>
        <w:rPr>
          <w:i/>
          <w:iCs/>
          <w:lang w:val="en-GB"/>
        </w:rPr>
        <w:t xml:space="preserve"> 1.</w:t>
      </w:r>
      <w:r>
        <w:rPr>
          <w:lang w:val="en-GB"/>
        </w:rPr>
        <w:t xml:space="preserve"> </w:t>
      </w:r>
      <w:r>
        <w:rPr>
          <w:b/>
          <w:bCs/>
          <w:i/>
          <w:iCs/>
          <w:lang w:val="en-GB"/>
        </w:rPr>
        <w:t>Soil moisture percent for paired treatment in forest edge and interior for each month</w:t>
      </w:r>
      <w:r>
        <w:rPr>
          <w:lang w:val="en-GB"/>
        </w:rPr>
        <w:t>. Soil moisture percent recorded at each month and plotted fore paired treatments of control and drought for forest edge and interior. The blue and red boxplots represent soil moisture percent of each month.</w:t>
      </w:r>
    </w:p>
    <w:p>
      <w:pPr>
        <w:pStyle w:val="Normal"/>
        <w:rPr>
          <w:lang w:val="en-GB"/>
        </w:rPr>
      </w:pPr>
      <w:r>
        <w:rPr>
          <w:lang w:val="en-GB"/>
        </w:rPr>
      </w:r>
    </w:p>
    <w:p>
      <w:pPr>
        <w:pStyle w:val="Normal"/>
        <w:rPr/>
      </w:pPr>
      <w:r>
        <w:rPr/>
        <w:t>Results: Linear regression analysis was performed to investigate the impact of the interaction between the paired treatments of control and drought at forest interior and edge on soil moisture percentage. The model showed significant main effects for both interior location (β = 2.666, SE = 0.509, t(1544) = 5.237, p &lt; 0.001) and treatment with drought (β = -9.601, SE = 0.509, t(1544) = -18.847, p &lt; 0.001). Forest interior regions showed a mean increase of 2.</w:t>
      </w:r>
      <w:ins w:id="18" w:author="Reviewer" w:date="2024-02-13T07:15:00Z">
        <w:r>
          <w:rPr/>
          <w:t>7</w:t>
        </w:r>
      </w:ins>
      <w:del w:id="19" w:author="Reviewer" w:date="2024-02-13T07:15:00Z">
        <w:r>
          <w:rPr/>
          <w:delText>666</w:delText>
        </w:r>
      </w:del>
      <w:r>
        <w:rPr/>
        <w:t xml:space="preserve"> units in soil moisture percentage compared to forest edge. Among the paired treatments, drought treatment showed a mean decrease of 9.601 units in soil moisture percentage compared to the control group. There was a significant interaction effect between interior location and treatment with drought (β = 1.416, SE = 0.72, t(1544) = 1.966, p = 0.049).</w:t>
      </w:r>
    </w:p>
    <w:p>
      <w:pPr>
        <w:pStyle w:val="BodyText"/>
        <w:rPr/>
      </w:pPr>
      <w:r>
        <w:rPr/>
      </w:r>
    </w:p>
    <w:p>
      <w:pPr>
        <w:pStyle w:val="Normal"/>
        <w:rPr/>
      </w:pPr>
      <w:r>
        <w:rPr/>
      </w:r>
    </w:p>
    <w:p>
      <w:pPr>
        <w:pStyle w:val="Normal"/>
        <w:rPr>
          <w:b/>
          <w:bCs/>
        </w:rPr>
      </w:pPr>
      <w:r>
        <w:rPr>
          <w:b/>
          <w:bCs/>
        </w:rPr>
      </w:r>
      <w:r>
        <w:br w:type="page"/>
      </w:r>
    </w:p>
    <w:p>
      <w:pPr>
        <w:pStyle w:val="Normal"/>
        <w:spacing w:before="0" w:after="0"/>
        <w:rPr>
          <w:b/>
          <w:bCs/>
        </w:rPr>
      </w:pPr>
      <w:r>
        <w:rPr>
          <w:b/>
          <w:bCs/>
        </w:rPr>
        <w:t xml:space="preserve">Model: </w:t>
      </w:r>
      <w:r>
        <w:rPr/>
        <w:t>pca_result &lt;- prcomp(dat, scale = TRUE)</w:t>
      </w:r>
    </w:p>
    <w:p>
      <w:pPr>
        <w:pStyle w:val="Normal"/>
        <w:rPr/>
      </w:pPr>
      <w:r>
        <w:rPr/>
        <w:tab/>
        <w:t xml:space="preserve"> PCA_plot&lt;-fviz_pca_var(pca_result, col.var = "cos2",</w:t>
        <w:br/>
        <w:t xml:space="preserve">             gradient.cols = c("red","lightblue" ,"deepskyblue"),labelsize=5, arrowsize=1.2,</w:t>
        <w:br/>
        <w:t xml:space="preserve">             repel = TRUE)+ # Avoid text overlapping)+</w:t>
        <w:br/>
        <w:t xml:space="preserve">  </w:t>
      </w:r>
      <w:commentRangeStart w:id="4"/>
      <w:r>
        <w:rPr/>
        <w:t xml:space="preserve">labs(title = NULL)+ </w:t>
        <w:br/>
        <w:t xml:space="preserve">  theme_classic()+theme(text = element_text(size = 15),  # Adjust the text size as needed</w:t>
        <w:br/>
        <w:t xml:space="preserve">                       #axis.text = element_text(size = 14),  # Adjust axis text size as needed</w:t>
        <w:br/>
        <w:t xml:space="preserve">                       axis.title = element_text(size = 15),  # Adjust axis title size as needed</w:t>
        <w:br/>
        <w:t xml:space="preserve">                       #axis.line = element_line(size = 1),  # Adjust line thickness as needed</w:t>
        <w:br/>
        <w:t xml:space="preserve">                       #axis.ticks = element_line(size = 1.5),  # Adjust tick thickness as needed</w:t>
        <w:br/>
        <w:t xml:space="preserve">                       plot.title = NULL)+</w:t>
        <w:br/>
        <w:t xml:space="preserve">  guides(col = guide_colourbar(title = "Loadings"))</w:t>
      </w:r>
      <w:commentRangeEnd w:id="4"/>
      <w:r>
        <w:commentReference w:id="4"/>
      </w:r>
      <w:r>
        <w:rPr/>
      </w:r>
    </w:p>
    <w:p>
      <w:pPr>
        <w:pStyle w:val="Normal"/>
        <w:rPr/>
      </w:pPr>
      <w:r>
        <w:rPr/>
      </w:r>
    </w:p>
    <w:p>
      <w:pPr>
        <w:pStyle w:val="Normal"/>
        <w:rPr/>
      </w:pPr>
      <w:r>
        <w:rPr/>
        <w:t xml:space="preserve">Table 2: Principal component analysis of plant functional traits loadings on each PC axises are given below.  </w:t>
      </w:r>
    </w:p>
    <w:tbl>
      <w:tblPr>
        <w:tblW w:w="9070" w:type="dxa"/>
        <w:jc w:val="start"/>
        <w:tblInd w:w="-30" w:type="dxa"/>
        <w:tblLayout w:type="fixed"/>
        <w:tblCellMar>
          <w:top w:w="0" w:type="dxa"/>
          <w:start w:w="30" w:type="dxa"/>
          <w:bottom w:w="0" w:type="dxa"/>
          <w:end w:w="30" w:type="dxa"/>
        </w:tblCellMar>
        <w:tblLook w:firstRow="0" w:noVBand="0" w:lastRow="0" w:firstColumn="0" w:lastColumn="0" w:noHBand="0" w:val="0000"/>
      </w:tblPr>
      <w:tblGrid>
        <w:gridCol w:w="1042"/>
        <w:gridCol w:w="1279"/>
        <w:gridCol w:w="1589"/>
        <w:gridCol w:w="1309"/>
        <w:gridCol w:w="1412"/>
        <w:gridCol w:w="1249"/>
        <w:gridCol w:w="1189"/>
      </w:tblGrid>
      <w:tr>
        <w:trPr>
          <w:trHeight w:val="256" w:hRule="atLeast"/>
        </w:trPr>
        <w:tc>
          <w:tcPr>
            <w:tcW w:w="1042" w:type="dxa"/>
            <w:tcBorders/>
            <w:vAlign w:val="bottom"/>
          </w:tcPr>
          <w:p>
            <w:pPr>
              <w:pStyle w:val="Normal"/>
              <w:rPr/>
            </w:pPr>
            <w:r>
              <w:rPr/>
              <w:t>Traits</w:t>
            </w:r>
          </w:p>
        </w:tc>
        <w:tc>
          <w:tcPr>
            <w:tcW w:w="1279" w:type="dxa"/>
            <w:tcBorders/>
            <w:vAlign w:val="bottom"/>
          </w:tcPr>
          <w:p>
            <w:pPr>
              <w:pStyle w:val="Normal"/>
              <w:rPr/>
            </w:pPr>
            <w:r>
              <w:rPr/>
              <w:t>Dim.1</w:t>
            </w:r>
          </w:p>
        </w:tc>
        <w:tc>
          <w:tcPr>
            <w:tcW w:w="1589" w:type="dxa"/>
            <w:tcBorders/>
            <w:vAlign w:val="bottom"/>
          </w:tcPr>
          <w:p>
            <w:pPr>
              <w:pStyle w:val="Normal"/>
              <w:rPr/>
            </w:pPr>
            <w:r>
              <w:rPr/>
              <w:t>Dim.2</w:t>
            </w:r>
          </w:p>
        </w:tc>
        <w:tc>
          <w:tcPr>
            <w:tcW w:w="1309" w:type="dxa"/>
            <w:tcBorders/>
            <w:vAlign w:val="bottom"/>
          </w:tcPr>
          <w:p>
            <w:pPr>
              <w:pStyle w:val="Normal"/>
              <w:rPr/>
            </w:pPr>
            <w:r>
              <w:rPr/>
              <w:t>Dim.3</w:t>
            </w:r>
          </w:p>
        </w:tc>
        <w:tc>
          <w:tcPr>
            <w:tcW w:w="1412" w:type="dxa"/>
            <w:tcBorders/>
            <w:vAlign w:val="bottom"/>
          </w:tcPr>
          <w:p>
            <w:pPr>
              <w:pStyle w:val="Normal"/>
              <w:rPr/>
            </w:pPr>
            <w:r>
              <w:rPr/>
              <w:t>Dim.4</w:t>
            </w:r>
          </w:p>
        </w:tc>
        <w:tc>
          <w:tcPr>
            <w:tcW w:w="1249" w:type="dxa"/>
            <w:tcBorders/>
            <w:vAlign w:val="bottom"/>
          </w:tcPr>
          <w:p>
            <w:pPr>
              <w:pStyle w:val="Normal"/>
              <w:rPr/>
            </w:pPr>
            <w:r>
              <w:rPr/>
              <w:t>Dim.5</w:t>
            </w:r>
          </w:p>
        </w:tc>
        <w:tc>
          <w:tcPr>
            <w:tcW w:w="1189" w:type="dxa"/>
            <w:tcBorders/>
            <w:vAlign w:val="bottom"/>
          </w:tcPr>
          <w:p>
            <w:pPr>
              <w:pStyle w:val="Normal"/>
              <w:rPr/>
            </w:pPr>
            <w:r>
              <w:rPr/>
              <w:t>Dim.6</w:t>
            </w:r>
          </w:p>
        </w:tc>
      </w:tr>
      <w:tr>
        <w:trPr>
          <w:trHeight w:val="256" w:hRule="atLeast"/>
        </w:trPr>
        <w:tc>
          <w:tcPr>
            <w:tcW w:w="1042" w:type="dxa"/>
            <w:tcBorders/>
            <w:vAlign w:val="bottom"/>
          </w:tcPr>
          <w:p>
            <w:pPr>
              <w:pStyle w:val="Normal"/>
              <w:rPr/>
            </w:pPr>
            <w:r>
              <w:rPr/>
              <w:t>SSD</w:t>
            </w:r>
          </w:p>
        </w:tc>
        <w:tc>
          <w:tcPr>
            <w:tcW w:w="1279" w:type="dxa"/>
            <w:tcBorders/>
            <w:vAlign w:val="bottom"/>
          </w:tcPr>
          <w:p>
            <w:pPr>
              <w:pStyle w:val="Normal"/>
              <w:jc w:val="end"/>
              <w:rPr/>
            </w:pPr>
            <w:r>
              <w:rPr/>
              <w:t>0.839</w:t>
            </w:r>
          </w:p>
        </w:tc>
        <w:tc>
          <w:tcPr>
            <w:tcW w:w="1589" w:type="dxa"/>
            <w:tcBorders/>
            <w:vAlign w:val="bottom"/>
          </w:tcPr>
          <w:p>
            <w:pPr>
              <w:pStyle w:val="Normal"/>
              <w:jc w:val="end"/>
              <w:rPr/>
            </w:pPr>
            <w:r>
              <w:rPr/>
              <w:t>0.029</w:t>
            </w:r>
          </w:p>
        </w:tc>
        <w:tc>
          <w:tcPr>
            <w:tcW w:w="1309" w:type="dxa"/>
            <w:tcBorders/>
            <w:vAlign w:val="bottom"/>
          </w:tcPr>
          <w:p>
            <w:pPr>
              <w:pStyle w:val="Normal"/>
              <w:jc w:val="end"/>
              <w:rPr/>
            </w:pPr>
            <w:r>
              <w:rPr/>
              <w:t>0.084</w:t>
            </w:r>
          </w:p>
        </w:tc>
        <w:tc>
          <w:tcPr>
            <w:tcW w:w="1412" w:type="dxa"/>
            <w:tcBorders/>
            <w:vAlign w:val="bottom"/>
          </w:tcPr>
          <w:p>
            <w:pPr>
              <w:pStyle w:val="Normal"/>
              <w:jc w:val="end"/>
              <w:rPr/>
            </w:pPr>
            <w:r>
              <w:rPr/>
              <w:t>-0.431</w:t>
            </w:r>
          </w:p>
        </w:tc>
        <w:tc>
          <w:tcPr>
            <w:tcW w:w="1249" w:type="dxa"/>
            <w:tcBorders/>
            <w:vAlign w:val="bottom"/>
          </w:tcPr>
          <w:p>
            <w:pPr>
              <w:pStyle w:val="Normal"/>
              <w:jc w:val="end"/>
              <w:rPr/>
            </w:pPr>
            <w:r>
              <w:rPr/>
              <w:t>0.319</w:t>
            </w:r>
          </w:p>
        </w:tc>
        <w:tc>
          <w:tcPr>
            <w:tcW w:w="1189" w:type="dxa"/>
            <w:tcBorders/>
            <w:vAlign w:val="bottom"/>
          </w:tcPr>
          <w:p>
            <w:pPr>
              <w:pStyle w:val="Normal"/>
              <w:jc w:val="end"/>
              <w:rPr/>
            </w:pPr>
            <w:r>
              <w:rPr/>
              <w:t>-0.028</w:t>
            </w:r>
          </w:p>
        </w:tc>
      </w:tr>
      <w:tr>
        <w:trPr>
          <w:trHeight w:val="256" w:hRule="atLeast"/>
        </w:trPr>
        <w:tc>
          <w:tcPr>
            <w:tcW w:w="1042" w:type="dxa"/>
            <w:tcBorders/>
            <w:vAlign w:val="bottom"/>
          </w:tcPr>
          <w:p>
            <w:pPr>
              <w:pStyle w:val="Normal"/>
              <w:rPr/>
            </w:pPr>
            <w:r>
              <w:rPr/>
              <w:t>MRSD</w:t>
            </w:r>
          </w:p>
        </w:tc>
        <w:tc>
          <w:tcPr>
            <w:tcW w:w="1279" w:type="dxa"/>
            <w:tcBorders/>
            <w:vAlign w:val="bottom"/>
          </w:tcPr>
          <w:p>
            <w:pPr>
              <w:pStyle w:val="Normal"/>
              <w:jc w:val="end"/>
              <w:rPr/>
            </w:pPr>
            <w:r>
              <w:rPr/>
              <w:t>0.506</w:t>
            </w:r>
          </w:p>
        </w:tc>
        <w:tc>
          <w:tcPr>
            <w:tcW w:w="1589" w:type="dxa"/>
            <w:tcBorders/>
            <w:vAlign w:val="bottom"/>
          </w:tcPr>
          <w:p>
            <w:pPr>
              <w:pStyle w:val="Normal"/>
              <w:jc w:val="end"/>
              <w:rPr/>
            </w:pPr>
            <w:r>
              <w:rPr/>
              <w:t>0.050</w:t>
            </w:r>
          </w:p>
        </w:tc>
        <w:tc>
          <w:tcPr>
            <w:tcW w:w="1309" w:type="dxa"/>
            <w:tcBorders/>
            <w:vAlign w:val="bottom"/>
          </w:tcPr>
          <w:p>
            <w:pPr>
              <w:pStyle w:val="Normal"/>
              <w:jc w:val="end"/>
              <w:rPr/>
            </w:pPr>
            <w:r>
              <w:rPr/>
              <w:t>0.812</w:t>
            </w:r>
          </w:p>
        </w:tc>
        <w:tc>
          <w:tcPr>
            <w:tcW w:w="1412" w:type="dxa"/>
            <w:tcBorders/>
            <w:vAlign w:val="bottom"/>
          </w:tcPr>
          <w:p>
            <w:pPr>
              <w:pStyle w:val="Normal"/>
              <w:jc w:val="end"/>
              <w:rPr/>
            </w:pPr>
            <w:r>
              <w:rPr/>
              <w:t>0.238</w:t>
            </w:r>
          </w:p>
        </w:tc>
        <w:tc>
          <w:tcPr>
            <w:tcW w:w="1249" w:type="dxa"/>
            <w:tcBorders/>
            <w:vAlign w:val="bottom"/>
          </w:tcPr>
          <w:p>
            <w:pPr>
              <w:pStyle w:val="Normal"/>
              <w:jc w:val="end"/>
              <w:rPr/>
            </w:pPr>
            <w:r>
              <w:rPr/>
              <w:t>-0.038</w:t>
            </w:r>
          </w:p>
        </w:tc>
        <w:tc>
          <w:tcPr>
            <w:tcW w:w="1189" w:type="dxa"/>
            <w:tcBorders/>
            <w:vAlign w:val="bottom"/>
          </w:tcPr>
          <w:p>
            <w:pPr>
              <w:pStyle w:val="Normal"/>
              <w:jc w:val="end"/>
              <w:rPr/>
            </w:pPr>
            <w:r>
              <w:rPr/>
              <w:t>0.157</w:t>
            </w:r>
          </w:p>
        </w:tc>
      </w:tr>
      <w:tr>
        <w:trPr>
          <w:trHeight w:val="256" w:hRule="atLeast"/>
        </w:trPr>
        <w:tc>
          <w:tcPr>
            <w:tcW w:w="1042" w:type="dxa"/>
            <w:tcBorders/>
            <w:vAlign w:val="bottom"/>
          </w:tcPr>
          <w:p>
            <w:pPr>
              <w:pStyle w:val="Normal"/>
              <w:rPr/>
            </w:pPr>
            <w:r>
              <w:rPr/>
              <w:t>FRSD</w:t>
            </w:r>
          </w:p>
        </w:tc>
        <w:tc>
          <w:tcPr>
            <w:tcW w:w="1279" w:type="dxa"/>
            <w:tcBorders/>
            <w:vAlign w:val="bottom"/>
          </w:tcPr>
          <w:p>
            <w:pPr>
              <w:pStyle w:val="Normal"/>
              <w:jc w:val="end"/>
              <w:rPr/>
            </w:pPr>
            <w:r>
              <w:rPr/>
              <w:t>-0.022</w:t>
            </w:r>
          </w:p>
        </w:tc>
        <w:tc>
          <w:tcPr>
            <w:tcW w:w="1589" w:type="dxa"/>
            <w:tcBorders/>
            <w:vAlign w:val="bottom"/>
          </w:tcPr>
          <w:p>
            <w:pPr>
              <w:pStyle w:val="Normal"/>
              <w:jc w:val="end"/>
              <w:rPr/>
            </w:pPr>
            <w:r>
              <w:rPr/>
              <w:t>0.960</w:t>
            </w:r>
          </w:p>
        </w:tc>
        <w:tc>
          <w:tcPr>
            <w:tcW w:w="1309" w:type="dxa"/>
            <w:tcBorders/>
            <w:vAlign w:val="bottom"/>
          </w:tcPr>
          <w:p>
            <w:pPr>
              <w:pStyle w:val="Normal"/>
              <w:jc w:val="end"/>
              <w:rPr/>
            </w:pPr>
            <w:r>
              <w:rPr/>
              <w:t>0.108</w:t>
            </w:r>
          </w:p>
        </w:tc>
        <w:tc>
          <w:tcPr>
            <w:tcW w:w="1412" w:type="dxa"/>
            <w:tcBorders/>
            <w:vAlign w:val="bottom"/>
          </w:tcPr>
          <w:p>
            <w:pPr>
              <w:pStyle w:val="Normal"/>
              <w:jc w:val="end"/>
              <w:rPr/>
            </w:pPr>
            <w:r>
              <w:rPr/>
              <w:t>-0.220</w:t>
            </w:r>
          </w:p>
        </w:tc>
        <w:tc>
          <w:tcPr>
            <w:tcW w:w="1249" w:type="dxa"/>
            <w:tcBorders/>
            <w:vAlign w:val="bottom"/>
          </w:tcPr>
          <w:p>
            <w:pPr>
              <w:pStyle w:val="Normal"/>
              <w:jc w:val="end"/>
              <w:rPr/>
            </w:pPr>
            <w:r>
              <w:rPr/>
              <w:t>-0.111</w:t>
            </w:r>
          </w:p>
        </w:tc>
        <w:tc>
          <w:tcPr>
            <w:tcW w:w="1189" w:type="dxa"/>
            <w:tcBorders/>
            <w:vAlign w:val="bottom"/>
          </w:tcPr>
          <w:p>
            <w:pPr>
              <w:pStyle w:val="Normal"/>
              <w:jc w:val="end"/>
              <w:rPr/>
            </w:pPr>
            <w:r>
              <w:rPr/>
              <w:t>-0.077</w:t>
            </w:r>
          </w:p>
        </w:tc>
      </w:tr>
      <w:tr>
        <w:trPr>
          <w:trHeight w:val="256" w:hRule="atLeast"/>
        </w:trPr>
        <w:tc>
          <w:tcPr>
            <w:tcW w:w="1042" w:type="dxa"/>
            <w:tcBorders/>
            <w:vAlign w:val="bottom"/>
          </w:tcPr>
          <w:p>
            <w:pPr>
              <w:pStyle w:val="Normal"/>
              <w:rPr/>
            </w:pPr>
            <w:r>
              <w:rPr/>
              <w:t>Leaf area</w:t>
            </w:r>
          </w:p>
        </w:tc>
        <w:tc>
          <w:tcPr>
            <w:tcW w:w="1279" w:type="dxa"/>
            <w:tcBorders/>
            <w:vAlign w:val="bottom"/>
          </w:tcPr>
          <w:p>
            <w:pPr>
              <w:pStyle w:val="Normal"/>
              <w:jc w:val="end"/>
              <w:rPr/>
            </w:pPr>
            <w:r>
              <w:rPr/>
              <w:t>-0.793</w:t>
            </w:r>
          </w:p>
        </w:tc>
        <w:tc>
          <w:tcPr>
            <w:tcW w:w="1589" w:type="dxa"/>
            <w:tcBorders/>
            <w:vAlign w:val="bottom"/>
          </w:tcPr>
          <w:p>
            <w:pPr>
              <w:pStyle w:val="Normal"/>
              <w:jc w:val="end"/>
              <w:rPr/>
            </w:pPr>
            <w:r>
              <w:rPr/>
              <w:t>0.316</w:t>
            </w:r>
          </w:p>
        </w:tc>
        <w:tc>
          <w:tcPr>
            <w:tcW w:w="1309" w:type="dxa"/>
            <w:tcBorders/>
            <w:vAlign w:val="bottom"/>
          </w:tcPr>
          <w:p>
            <w:pPr>
              <w:pStyle w:val="Normal"/>
              <w:jc w:val="end"/>
              <w:rPr/>
            </w:pPr>
            <w:r>
              <w:rPr/>
              <w:t>0.064</w:t>
            </w:r>
          </w:p>
        </w:tc>
        <w:tc>
          <w:tcPr>
            <w:tcW w:w="1412" w:type="dxa"/>
            <w:tcBorders/>
            <w:vAlign w:val="bottom"/>
          </w:tcPr>
          <w:p>
            <w:pPr>
              <w:pStyle w:val="Normal"/>
              <w:jc w:val="end"/>
              <w:rPr/>
            </w:pPr>
            <w:r>
              <w:rPr/>
              <w:t>0.416</w:t>
            </w:r>
          </w:p>
        </w:tc>
        <w:tc>
          <w:tcPr>
            <w:tcW w:w="1249" w:type="dxa"/>
            <w:tcBorders/>
            <w:vAlign w:val="bottom"/>
          </w:tcPr>
          <w:p>
            <w:pPr>
              <w:pStyle w:val="Normal"/>
              <w:jc w:val="end"/>
              <w:rPr/>
            </w:pPr>
            <w:r>
              <w:rPr/>
              <w:t>0.306</w:t>
            </w:r>
          </w:p>
        </w:tc>
        <w:tc>
          <w:tcPr>
            <w:tcW w:w="1189" w:type="dxa"/>
            <w:tcBorders/>
            <w:vAlign w:val="bottom"/>
          </w:tcPr>
          <w:p>
            <w:pPr>
              <w:pStyle w:val="Normal"/>
              <w:jc w:val="end"/>
              <w:rPr/>
            </w:pPr>
            <w:r>
              <w:rPr/>
              <w:t>0.000</w:t>
            </w:r>
          </w:p>
        </w:tc>
      </w:tr>
      <w:tr>
        <w:trPr>
          <w:trHeight w:val="256" w:hRule="atLeast"/>
        </w:trPr>
        <w:tc>
          <w:tcPr>
            <w:tcW w:w="1042" w:type="dxa"/>
            <w:tcBorders/>
            <w:vAlign w:val="bottom"/>
          </w:tcPr>
          <w:p>
            <w:pPr>
              <w:pStyle w:val="Normal"/>
              <w:rPr/>
            </w:pPr>
            <w:r>
              <w:rPr/>
              <w:t>LMA</w:t>
            </w:r>
          </w:p>
        </w:tc>
        <w:tc>
          <w:tcPr>
            <w:tcW w:w="1279" w:type="dxa"/>
            <w:tcBorders/>
            <w:vAlign w:val="bottom"/>
          </w:tcPr>
          <w:p>
            <w:pPr>
              <w:pStyle w:val="Normal"/>
              <w:jc w:val="end"/>
              <w:rPr/>
            </w:pPr>
            <w:r>
              <w:rPr/>
              <w:t>0.841</w:t>
            </w:r>
          </w:p>
        </w:tc>
        <w:tc>
          <w:tcPr>
            <w:tcW w:w="1589" w:type="dxa"/>
            <w:tcBorders/>
            <w:vAlign w:val="bottom"/>
          </w:tcPr>
          <w:p>
            <w:pPr>
              <w:pStyle w:val="Normal"/>
              <w:jc w:val="end"/>
              <w:rPr/>
            </w:pPr>
            <w:r>
              <w:rPr/>
              <w:t>0.014</w:t>
            </w:r>
          </w:p>
        </w:tc>
        <w:tc>
          <w:tcPr>
            <w:tcW w:w="1309" w:type="dxa"/>
            <w:tcBorders/>
            <w:vAlign w:val="bottom"/>
          </w:tcPr>
          <w:p>
            <w:pPr>
              <w:pStyle w:val="Normal"/>
              <w:jc w:val="end"/>
              <w:rPr/>
            </w:pPr>
            <w:r>
              <w:rPr/>
              <w:t>-0.051</w:t>
            </w:r>
          </w:p>
        </w:tc>
        <w:tc>
          <w:tcPr>
            <w:tcW w:w="1412" w:type="dxa"/>
            <w:tcBorders/>
            <w:vAlign w:val="bottom"/>
          </w:tcPr>
          <w:p>
            <w:pPr>
              <w:pStyle w:val="Normal"/>
              <w:jc w:val="end"/>
              <w:rPr/>
            </w:pPr>
            <w:r>
              <w:rPr/>
              <w:t>0.469</w:t>
            </w:r>
          </w:p>
        </w:tc>
        <w:tc>
          <w:tcPr>
            <w:tcW w:w="1249" w:type="dxa"/>
            <w:tcBorders/>
            <w:vAlign w:val="bottom"/>
          </w:tcPr>
          <w:p>
            <w:pPr>
              <w:pStyle w:val="Normal"/>
              <w:jc w:val="end"/>
              <w:rPr/>
            </w:pPr>
            <w:r>
              <w:rPr/>
              <w:t>-0.017</w:t>
            </w:r>
          </w:p>
        </w:tc>
        <w:tc>
          <w:tcPr>
            <w:tcW w:w="1189" w:type="dxa"/>
            <w:tcBorders/>
            <w:vAlign w:val="bottom"/>
          </w:tcPr>
          <w:p>
            <w:pPr>
              <w:pStyle w:val="Normal"/>
              <w:jc w:val="end"/>
              <w:rPr/>
            </w:pPr>
            <w:r>
              <w:rPr/>
              <w:t>-0.265</w:t>
            </w:r>
          </w:p>
        </w:tc>
      </w:tr>
      <w:tr>
        <w:trPr>
          <w:trHeight w:val="256" w:hRule="atLeast"/>
        </w:trPr>
        <w:tc>
          <w:tcPr>
            <w:tcW w:w="1042" w:type="dxa"/>
            <w:tcBorders/>
            <w:vAlign w:val="bottom"/>
          </w:tcPr>
          <w:p>
            <w:pPr>
              <w:pStyle w:val="Normal"/>
              <w:rPr/>
            </w:pPr>
            <w:r>
              <w:rPr/>
              <w:t>LDMC</w:t>
            </w:r>
          </w:p>
        </w:tc>
        <w:tc>
          <w:tcPr>
            <w:tcW w:w="1279" w:type="dxa"/>
            <w:tcBorders/>
            <w:vAlign w:val="bottom"/>
          </w:tcPr>
          <w:p>
            <w:pPr>
              <w:pStyle w:val="Normal"/>
              <w:jc w:val="end"/>
              <w:rPr/>
            </w:pPr>
            <w:r>
              <w:rPr/>
              <w:t>0.699</w:t>
            </w:r>
          </w:p>
        </w:tc>
        <w:tc>
          <w:tcPr>
            <w:tcW w:w="1589" w:type="dxa"/>
            <w:tcBorders/>
            <w:vAlign w:val="bottom"/>
          </w:tcPr>
          <w:p>
            <w:pPr>
              <w:pStyle w:val="Normal"/>
              <w:jc w:val="end"/>
              <w:rPr/>
            </w:pPr>
            <w:r>
              <w:rPr/>
              <w:t>0.301</w:t>
            </w:r>
          </w:p>
        </w:tc>
        <w:tc>
          <w:tcPr>
            <w:tcW w:w="1309" w:type="dxa"/>
            <w:tcBorders/>
            <w:vAlign w:val="bottom"/>
          </w:tcPr>
          <w:p>
            <w:pPr>
              <w:pStyle w:val="Normal"/>
              <w:jc w:val="end"/>
              <w:rPr/>
            </w:pPr>
            <w:r>
              <w:rPr/>
              <w:t>-0.552</w:t>
            </w:r>
          </w:p>
        </w:tc>
        <w:tc>
          <w:tcPr>
            <w:tcW w:w="1412" w:type="dxa"/>
            <w:tcBorders/>
            <w:vAlign w:val="bottom"/>
          </w:tcPr>
          <w:p>
            <w:pPr>
              <w:pStyle w:val="Normal"/>
              <w:jc w:val="end"/>
              <w:rPr/>
            </w:pPr>
            <w:r>
              <w:rPr/>
              <w:t>0.246</w:t>
            </w:r>
          </w:p>
        </w:tc>
        <w:tc>
          <w:tcPr>
            <w:tcW w:w="1249" w:type="dxa"/>
            <w:tcBorders/>
            <w:vAlign w:val="bottom"/>
          </w:tcPr>
          <w:p>
            <w:pPr>
              <w:pStyle w:val="Normal"/>
              <w:jc w:val="end"/>
              <w:rPr/>
            </w:pPr>
            <w:r>
              <w:rPr/>
              <w:t>0.008</w:t>
            </w:r>
          </w:p>
        </w:tc>
        <w:tc>
          <w:tcPr>
            <w:tcW w:w="1189" w:type="dxa"/>
            <w:tcBorders/>
            <w:vAlign w:val="bottom"/>
          </w:tcPr>
          <w:p>
            <w:pPr>
              <w:pStyle w:val="Normal"/>
              <w:jc w:val="end"/>
              <w:rPr/>
            </w:pPr>
            <w:r>
              <w:rPr/>
              <w:t>0.236</w:t>
            </w:r>
          </w:p>
        </w:tc>
      </w:tr>
    </w:tbl>
    <w:p>
      <w:pPr>
        <w:pStyle w:val="Normal"/>
        <w:rPr/>
      </w:pPr>
      <w:r>
        <w:rPr/>
      </w:r>
    </w:p>
    <w:p>
      <w:pPr>
        <w:pStyle w:val="Normal"/>
        <w:rPr/>
      </w:pPr>
      <w:r>
        <w:rPr/>
      </w:r>
    </w:p>
    <w:p>
      <w:pPr>
        <w:pStyle w:val="Normal"/>
        <w:rPr/>
      </w:pPr>
      <w:r>
        <w:rPr/>
      </w:r>
    </w:p>
    <w:p>
      <w:pPr>
        <w:pStyle w:val="Normal"/>
        <w:rPr>
          <w:b/>
          <w:bCs/>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3276600" cy="2063750"/>
            <wp:effectExtent l="0" t="0" r="0" b="0"/>
            <wp:wrapSquare wrapText="largest"/>
            <wp:docPr id="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title=""/>
                    <pic:cNvPicPr>
                      <a:picLocks noChangeAspect="1" noChangeArrowheads="1"/>
                    </pic:cNvPicPr>
                  </pic:nvPicPr>
                  <pic:blipFill>
                    <a:blip r:embed="rId3"/>
                    <a:stretch>
                      <a:fillRect/>
                    </a:stretch>
                  </pic:blipFill>
                  <pic:spPr bwMode="auto">
                    <a:xfrm>
                      <a:off x="0" y="0"/>
                      <a:ext cx="3276600" cy="2063750"/>
                    </a:xfrm>
                    <a:prstGeom prst="rect">
                      <a:avLst/>
                    </a:prstGeom>
                  </pic:spPr>
                </pic:pic>
              </a:graphicData>
            </a:graphic>
          </wp:anchor>
        </w:drawing>
      </w:r>
      <w:r>
        <w:rPr/>
        <w:br/>
        <w:br/>
        <w:br/>
        <w:br/>
        <w:br/>
        <w:br/>
        <w:br/>
        <w:br/>
        <w:br/>
        <w:br/>
        <w:br/>
        <w:br/>
        <w:br/>
      </w:r>
      <w:r>
        <w:rPr>
          <w:i/>
          <w:iCs/>
          <w:lang w:val="en-GB"/>
        </w:rPr>
        <w:t>Figure 2.</w:t>
      </w:r>
      <w:r>
        <w:rPr>
          <w:lang w:val="en-GB"/>
        </w:rPr>
        <w:t xml:space="preserve"> </w:t>
      </w:r>
      <w:r>
        <w:rPr>
          <w:b/>
          <w:bCs/>
          <w:i/>
          <w:iCs/>
          <w:lang w:val="en-GB"/>
        </w:rPr>
        <w:t>Seedlings traits space.</w:t>
      </w:r>
      <w:r>
        <w:rPr>
          <w:lang w:val="en-GB"/>
        </w:rPr>
        <w:t xml:space="preserve"> Principal Component Analysis decomposition </w:t>
      </w:r>
      <w:del w:id="20" w:author="Reviewer" w:date="2024-02-13T08:35:00Z">
        <w:r>
          <w:rPr>
            <w:lang w:val="en-GB"/>
          </w:rPr>
          <w:delText xml:space="preserve">among </w:delText>
        </w:r>
      </w:del>
      <w:ins w:id="21" w:author="Reviewer" w:date="2024-02-13T08:35:00Z">
        <w:r>
          <w:rPr>
            <w:lang w:val="en-GB"/>
          </w:rPr>
          <w:t xml:space="preserve">of seedling </w:t>
        </w:r>
      </w:ins>
      <w:r>
        <w:rPr>
          <w:lang w:val="en-GB"/>
        </w:rPr>
        <w:t>functional traits</w:t>
      </w:r>
      <w:del w:id="22" w:author="Reviewer" w:date="2024-02-13T08:35:00Z">
        <w:r>
          <w:rPr>
            <w:lang w:val="en-GB"/>
          </w:rPr>
          <w:delText xml:space="preserve"> collected from seedlings grown in forest edge and interior</w:delText>
        </w:r>
      </w:del>
      <w:r>
        <w:rPr>
          <w:lang w:val="en-GB"/>
        </w:rPr>
        <w:t xml:space="preserve">.  Direction of the arrows indicate the relative influence and the length of the arrow indicates the magnitude of influence of each predictor on seedlings functional traits. LMA, LDMC, SSD, Leaf area, MRSD, FRSD indicates leaf mass per unit area, leaf dry matter content, stem specific density, area of leaf, main root specific density, fine root specific density respectively. </w:t>
      </w:r>
    </w:p>
    <w:p>
      <w:pPr>
        <w:pStyle w:val="Normal"/>
        <w:rPr/>
      </w:pPr>
      <w:r>
        <w:rPr/>
      </w:r>
    </w:p>
    <w:p>
      <w:pPr>
        <w:pStyle w:val="Normal"/>
        <w:rPr/>
      </w:pPr>
      <w:r>
        <w:rPr/>
        <w:t xml:space="preserve">Results: Principal Component Analysis (PCA) was conducted to examine the trait space for 6 traits: Stem Specific Density (SSD), Main Root Specific Density (MRSD), Fine Root Specific Density (FRSD), Leaf area, Leaf Mass per unit Area (LMA), and Leaf Dry Matter Content (LDMC). The loadings of these variables on the first six principal components (Dim.1 to Dim.6) are presented in Table 2. Leaf Mass per Area (LMA) (0.841) and Leaf Dry Matter Content (LDMC) (0.699) showed strong positive loadings on PC1 and 46.4% of the variation in the trait space is explained by PC1 axis. Stem Specific Density (SSD) (-0.839) showed a strong negative loading on PC2 and 18.6% of the trait space variation is explained by PC2 axis. </w:t>
      </w:r>
      <w:del w:id="23" w:author="Unknown Author" w:date="2024-02-13T17:37:33Z">
        <w:r>
          <w:rPr/>
          <w:delText xml:space="preserve"> </w:delText>
        </w:r>
      </w:del>
      <w:r>
        <w:br w:type="page"/>
      </w:r>
    </w:p>
    <w:p>
      <w:pPr>
        <w:pStyle w:val="Normal"/>
        <w:spacing w:before="0" w:after="0"/>
        <w:rPr/>
      </w:pPr>
      <w:commentRangeStart w:id="5"/>
      <w:r>
        <w:rPr>
          <w:b/>
          <w:bCs/>
        </w:rPr>
        <w:t>Question</w:t>
      </w:r>
      <w:r>
        <w:rPr>
          <w:b/>
          <w:bCs/>
        </w:rPr>
      </w:r>
      <w:ins w:id="24" w:author="Reviewer" w:date="2024-02-13T07:07:00Z">
        <w:commentRangeEnd w:id="5"/>
        <w:r>
          <w:commentReference w:id="5"/>
        </w:r>
        <w:r>
          <w:rPr>
            <w:b/>
            <w:bCs/>
          </w:rPr>
          <w:t xml:space="preserve"> </w:t>
        </w:r>
      </w:ins>
      <w:del w:id="25" w:author="Reviewer" w:date="2024-02-13T07:07:00Z">
        <w:r>
          <w:rPr>
            <w:b/>
            <w:bCs/>
          </w:rPr>
          <w:delText>1</w:delText>
        </w:r>
      </w:del>
      <w:ins w:id="26" w:author="Reviewer" w:date="2024-02-13T07:07:00Z">
        <w:r>
          <w:rPr>
            <w:b/>
            <w:bCs/>
          </w:rPr>
          <w:t>2</w:t>
        </w:r>
      </w:ins>
      <w:r>
        <w:rPr>
          <w:b/>
          <w:bCs/>
        </w:rPr>
        <w:t xml:space="preserve">: </w:t>
      </w:r>
      <w:r>
        <w:rPr>
          <w:b/>
          <w:bCs/>
          <w:lang w:val="en-GB"/>
        </w:rPr>
        <w:t>Does</w:t>
      </w:r>
      <w:ins w:id="27" w:author="Reviewer" w:date="2024-02-13T08:51:00Z">
        <w:r>
          <w:rPr>
            <w:b/>
            <w:bCs/>
            <w:lang w:val="en-GB"/>
          </w:rPr>
          <w:t xml:space="preserve"> the effect of</w:t>
        </w:r>
      </w:ins>
      <w:r>
        <w:rPr>
          <w:b/>
          <w:bCs/>
          <w:lang w:val="en-GB"/>
        </w:rPr>
        <w:t xml:space="preserve"> drought </w:t>
      </w:r>
      <w:del w:id="28" w:author="Reviewer" w:date="2024-02-13T08:51:00Z">
        <w:r>
          <w:rPr>
            <w:b/>
            <w:bCs/>
            <w:lang w:val="en-GB"/>
          </w:rPr>
          <w:delText xml:space="preserve">affect </w:delText>
        </w:r>
      </w:del>
      <w:ins w:id="29" w:author="Reviewer" w:date="2024-02-13T08:51:00Z">
        <w:r>
          <w:rPr>
            <w:b/>
            <w:bCs/>
            <w:lang w:val="en-GB"/>
          </w:rPr>
          <w:t xml:space="preserve">on </w:t>
        </w:r>
      </w:ins>
      <w:r>
        <w:rPr>
          <w:b/>
          <w:bCs/>
          <w:lang w:val="en-GB"/>
        </w:rPr>
        <w:t xml:space="preserve">seedling survival </w:t>
      </w:r>
      <w:del w:id="30" w:author="Reviewer" w:date="2024-02-13T06:58:00Z">
        <w:r>
          <w:rPr>
            <w:b/>
            <w:bCs/>
            <w:lang w:val="en-GB"/>
          </w:rPr>
          <w:delText xml:space="preserve">based on the drought and control treatments </w:delText>
        </w:r>
      </w:del>
      <w:del w:id="31" w:author="Reviewer" w:date="2024-02-13T08:51:00Z">
        <w:r>
          <w:rPr>
            <w:b/>
            <w:bCs/>
            <w:lang w:val="en-GB"/>
          </w:rPr>
          <w:delText xml:space="preserve">and do these effects </w:delText>
        </w:r>
      </w:del>
      <w:r>
        <w:rPr>
          <w:b/>
          <w:bCs/>
          <w:lang w:val="en-GB"/>
        </w:rPr>
        <w:t>vary between forest edge and interior?</w:t>
      </w:r>
    </w:p>
    <w:p>
      <w:pPr>
        <w:pStyle w:val="Normal"/>
        <w:rPr>
          <w:del w:id="34" w:author="Reviewer" w:date="2024-02-13T08:50:00Z"/>
        </w:rPr>
      </w:pPr>
      <w:del w:id="32" w:author="Reviewer" w:date="2024-02-13T08:50:00Z">
        <w:r>
          <w:rPr>
            <w:b/>
            <w:bCs/>
          </w:rPr>
          <w:delText xml:space="preserve">Model: </w:delText>
        </w:r>
      </w:del>
      <w:del w:id="33" w:author="Reviewer" w:date="2024-02-13T08:50:00Z">
        <w:r>
          <w:rPr/>
          <w:delText>model_PC1 &lt;- glmmTMB(jan_s_n ~ PC1* effect * treatment + (1 | species), family = binomial(link = "logit"),control = glmmTMBControl(optimizer=optim, optArgs=list(method="BFGS")), data = raw_data2)</w:delText>
          <w:br/>
        </w:r>
      </w:del>
    </w:p>
    <w:p>
      <w:pPr>
        <w:pStyle w:val="Normal"/>
        <w:rPr>
          <w:b/>
          <w:ins w:id="36" w:author="Reviewer" w:date="2024-02-13T08:51:00Z"/>
        </w:rPr>
      </w:pPr>
      <w:ins w:id="35" w:author="Reviewer" w:date="2024-02-13T08:51:00Z">
        <w:r>
          <w:rPr>
            <w:b/>
          </w:rPr>
        </w:r>
      </w:ins>
    </w:p>
    <w:p>
      <w:pPr>
        <w:pStyle w:val="Normal"/>
        <w:rPr/>
      </w:pPr>
      <w:commentRangeStart w:id="6"/>
      <w:commentRangeStart w:id="7"/>
      <w:r>
        <w:rPr>
          <w:b/>
          <w:rPrChange w:id="0" w:author="Reviewer" w:date="2024-02-13T08:49:00Z"/>
        </w:rPr>
        <w:t>Table</w:t>
      </w:r>
      <w:r>
        <w:rPr>
          <w:b/>
        </w:rPr>
      </w:r>
      <w:commentRangeEnd w:id="6"/>
      <w:r>
        <w:commentReference w:id="6"/>
      </w:r>
      <w:r>
        <w:rPr>
          <w:b/>
        </w:rPr>
      </w:r>
      <w:commentRangeEnd w:id="7"/>
      <w:r>
        <w:commentReference w:id="7"/>
      </w:r>
      <w:r>
        <w:rPr>
          <w:b/>
          <w:rPrChange w:id="0" w:author="Reviewer" w:date="2024-02-13T08:49:00Z"/>
        </w:rPr>
        <w:t xml:space="preserve"> 3: </w:t>
      </w:r>
      <w:del w:id="39" w:author="Reviewer" w:date="2024-02-13T08:38:00Z">
        <w:r>
          <w:rPr>
            <w:b/>
          </w:rPr>
          <w:delText>Generalized linear mixed effect model test result to test if plant f</w:delText>
        </w:r>
      </w:del>
      <w:ins w:id="40" w:author="Reviewer" w:date="2024-02-13T08:39:00Z">
        <w:r>
          <w:rPr>
            <w:b/>
          </w:rPr>
          <w:t>F</w:t>
        </w:r>
      </w:ins>
      <w:r>
        <w:rPr>
          <w:b/>
          <w:rPrChange w:id="0" w:author="Reviewer" w:date="2024-02-13T08:49:00Z"/>
        </w:rPr>
        <w:t xml:space="preserve">unctional </w:t>
      </w:r>
      <w:commentRangeStart w:id="8"/>
      <w:r>
        <w:rPr>
          <w:b/>
          <w:rPrChange w:id="0" w:author="Reviewer" w:date="2024-02-13T08:49:00Z"/>
        </w:rPr>
        <w:t>traits</w:t>
      </w:r>
      <w:r>
        <w:rPr>
          <w:b/>
        </w:rPr>
      </w:r>
      <w:commentRangeEnd w:id="8"/>
      <w:r>
        <w:commentReference w:id="8"/>
      </w:r>
      <w:r>
        <w:rPr>
          <w:b/>
          <w:rPrChange w:id="0" w:author="Reviewer" w:date="2024-02-13T08:49:00Z"/>
        </w:rPr>
        <w:t xml:space="preserve"> explain seedling survival </w:t>
      </w:r>
      <w:ins w:id="44" w:author="Reviewer" w:date="2024-02-13T08:39:00Z">
        <w:r>
          <w:rPr>
            <w:b/>
          </w:rPr>
          <w:t xml:space="preserve">with drought and edge effects. </w:t>
        </w:r>
      </w:ins>
      <w:ins w:id="45" w:author="Reviewer" w:date="2024-02-13T08:39:00Z">
        <w:r>
          <w:rPr/>
          <w:t xml:space="preserve">Relationships were tested </w:t>
        </w:r>
      </w:ins>
      <w:del w:id="46" w:author="Reviewer" w:date="2024-02-13T08:39:00Z">
        <w:r>
          <w:rPr/>
          <w:delText xml:space="preserve">between </w:delText>
        </w:r>
      </w:del>
      <w:ins w:id="47" w:author="Reviewer" w:date="2024-02-13T08:49:00Z">
        <w:r>
          <w:rPr/>
          <w:t>on individual seedlings in</w:t>
        </w:r>
      </w:ins>
      <w:ins w:id="48" w:author="Reviewer" w:date="2024-02-13T08:39:00Z">
        <w:r>
          <w:rPr/>
          <w:t xml:space="preserve"> </w:t>
        </w:r>
      </w:ins>
      <w:r>
        <w:rPr/>
        <w:t>paired treatments of control and drought in the forest interior and forest edge</w:t>
      </w:r>
      <w:ins w:id="49" w:author="Reviewer" w:date="2024-02-13T08:39:00Z">
        <w:r>
          <w:rPr/>
          <w:t xml:space="preserve"> using </w:t>
        </w:r>
      </w:ins>
      <w:ins w:id="50" w:author="Reviewer" w:date="2024-02-13T08:52:00Z">
        <w:r>
          <w:rPr/>
          <w:t>g</w:t>
        </w:r>
      </w:ins>
      <w:ins w:id="51" w:author="Reviewer" w:date="2024-02-13T08:39:00Z">
        <w:r>
          <w:rPr/>
          <w:t>eneralized linear mixed effect models</w:t>
        </w:r>
      </w:ins>
      <w:ins w:id="52" w:author="Reviewer" w:date="2024-02-13T08:50:00Z">
        <w:r>
          <w:rPr/>
          <w:t xml:space="preserve"> with binomial errors</w:t>
        </w:r>
      </w:ins>
      <w:del w:id="53" w:author="Reviewer" w:date="2024-02-13T08:38:00Z">
        <w:r>
          <w:rPr/>
          <w:delText xml:space="preserve"> are given below</w:delText>
        </w:r>
      </w:del>
      <w:r>
        <w:rPr/>
        <w:t>.</w:t>
      </w:r>
      <w:ins w:id="54" w:author="Reviewer" w:date="2024-02-13T08:50:00Z">
        <w:r>
          <w:rPr/>
          <w:t xml:space="preserve"> Species were included as a random intercept.</w:t>
        </w:r>
      </w:ins>
      <w:r>
        <w:rPr/>
        <w:t xml:space="preserve"> </w:t>
      </w:r>
      <w:del w:id="55" w:author="Reviewer" w:date="2024-02-13T08:40:00Z">
        <w:r>
          <w:rPr/>
          <w:delText xml:space="preserve">Column variable contains traits list that were used to test. PC1 and PC2 components were also used. </w:delText>
        </w:r>
      </w:del>
      <w:ins w:id="56" w:author="Reviewer" w:date="2024-02-13T08:40:00Z">
        <w:r>
          <w:rPr/>
          <w:t>S</w:t>
        </w:r>
      </w:ins>
      <w:del w:id="57" w:author="Reviewer" w:date="2024-02-13T08:40:00Z">
        <w:r>
          <w:rPr/>
          <w:delText>Column name s</w:delText>
        </w:r>
      </w:del>
      <w:r>
        <w:rPr/>
        <w:t xml:space="preserve">ignificance </w:t>
      </w:r>
      <w:ins w:id="58" w:author="Reviewer" w:date="2024-02-13T08:40:00Z">
        <w:r>
          <w:rPr/>
          <w:t xml:space="preserve">levels to reject the null hypothesis were assessed at </w:t>
        </w:r>
      </w:ins>
      <w:ins w:id="59" w:author="Reviewer" w:date="2024-02-13T08:40:00Z">
        <w:r>
          <w:rPr>
            <w:rFonts w:ascii="Cambria Math" w:hAnsi="Cambria Math"/>
          </w:rPr>
          <w:t>α</w:t>
        </w:r>
      </w:ins>
      <w:ins w:id="60" w:author="Reviewer" w:date="2024-02-13T08:40:00Z">
        <w:r>
          <w:rPr/>
          <w:t xml:space="preserve"> = 0.05</w:t>
        </w:r>
      </w:ins>
      <w:del w:id="61" w:author="Reviewer" w:date="2024-02-13T08:40:00Z">
        <w:r>
          <w:rPr/>
          <w:delText>has “*” for 5% and “.” for 10% rejecting null hypothesis</w:delText>
        </w:r>
      </w:del>
      <w:r>
        <w:rPr/>
        <w:t>.</w:t>
      </w:r>
    </w:p>
    <w:tbl>
      <w:tblPr>
        <w:tblW w:w="8983" w:type="dxa"/>
        <w:jc w:val="start"/>
        <w:tblInd w:w="59" w:type="dxa"/>
        <w:tblLayout w:type="fixed"/>
        <w:tblCellMar>
          <w:top w:w="0" w:type="dxa"/>
          <w:start w:w="30" w:type="dxa"/>
          <w:bottom w:w="0" w:type="dxa"/>
          <w:end w:w="30" w:type="dxa"/>
        </w:tblCellMar>
        <w:tblLook w:firstRow="0" w:noVBand="0" w:lastRow="0" w:firstColumn="0" w:lastColumn="0" w:noHBand="0" w:val="0000"/>
      </w:tblPr>
      <w:tblGrid>
        <w:gridCol w:w="3642"/>
        <w:gridCol w:w="1040"/>
        <w:gridCol w:w="1128"/>
        <w:gridCol w:w="867"/>
        <w:gridCol w:w="892"/>
        <w:gridCol w:w="953"/>
        <w:gridCol w:w="460"/>
      </w:tblGrid>
      <w:tr>
        <w:trPr>
          <w:trHeight w:val="256" w:hRule="atLeast"/>
        </w:trPr>
        <w:tc>
          <w:tcPr>
            <w:tcW w:w="3642" w:type="dxa"/>
            <w:tcBorders>
              <w:top w:val="single" w:sz="4" w:space="0" w:color="000000"/>
              <w:bottom w:val="single" w:sz="4" w:space="0" w:color="000000"/>
            </w:tcBorders>
            <w:vAlign w:val="bottom"/>
          </w:tcPr>
          <w:p>
            <w:pPr>
              <w:pStyle w:val="Normal"/>
              <w:ind w:hanging="170" w:start="-227"/>
              <w:rPr/>
            </w:pPr>
            <w:r>
              <w:rPr/>
            </w:r>
          </w:p>
        </w:tc>
        <w:tc>
          <w:tcPr>
            <w:tcW w:w="1040" w:type="dxa"/>
            <w:tcBorders>
              <w:top w:val="single" w:sz="4" w:space="0" w:color="000000"/>
              <w:bottom w:val="single" w:sz="4" w:space="0" w:color="000000"/>
            </w:tcBorders>
            <w:vAlign w:val="bottom"/>
          </w:tcPr>
          <w:p>
            <w:pPr>
              <w:pStyle w:val="Normal"/>
              <w:rPr/>
            </w:pPr>
            <w:commentRangeStart w:id="9"/>
            <w:r>
              <w:rPr/>
              <w:t>Estimate</w:t>
            </w:r>
            <w:commentRangeEnd w:id="9"/>
            <w:r>
              <w:commentReference w:id="9"/>
            </w:r>
            <w:r>
              <w:rPr/>
            </w:r>
          </w:p>
        </w:tc>
        <w:tc>
          <w:tcPr>
            <w:tcW w:w="1128" w:type="dxa"/>
            <w:tcBorders>
              <w:top w:val="single" w:sz="4" w:space="0" w:color="000000"/>
              <w:bottom w:val="single" w:sz="4" w:space="0" w:color="000000"/>
            </w:tcBorders>
            <w:vAlign w:val="bottom"/>
          </w:tcPr>
          <w:p>
            <w:pPr>
              <w:pStyle w:val="Normal"/>
              <w:rPr/>
            </w:pPr>
            <w:r>
              <w:rPr/>
              <w:t>Std. Error</w:t>
            </w:r>
          </w:p>
        </w:tc>
        <w:tc>
          <w:tcPr>
            <w:tcW w:w="867" w:type="dxa"/>
            <w:tcBorders>
              <w:top w:val="single" w:sz="4" w:space="0" w:color="000000"/>
              <w:bottom w:val="single" w:sz="4" w:space="0" w:color="000000"/>
            </w:tcBorders>
            <w:vAlign w:val="bottom"/>
          </w:tcPr>
          <w:p>
            <w:pPr>
              <w:pStyle w:val="Normal"/>
              <w:rPr/>
            </w:pPr>
            <w:r>
              <w:rPr/>
              <w:t>z value</w:t>
            </w:r>
          </w:p>
        </w:tc>
        <w:tc>
          <w:tcPr>
            <w:tcW w:w="892" w:type="dxa"/>
            <w:tcBorders>
              <w:top w:val="single" w:sz="4" w:space="0" w:color="000000"/>
              <w:bottom w:val="single" w:sz="4" w:space="0" w:color="000000"/>
            </w:tcBorders>
            <w:vAlign w:val="bottom"/>
          </w:tcPr>
          <w:p>
            <w:pPr>
              <w:pStyle w:val="Normal"/>
              <w:rPr/>
            </w:pPr>
            <w:r>
              <w:rPr/>
              <w:t>Pr(&gt;|z|)</w:t>
            </w:r>
          </w:p>
        </w:tc>
        <w:tc>
          <w:tcPr>
            <w:tcW w:w="953" w:type="dxa"/>
            <w:tcBorders>
              <w:top w:val="single" w:sz="4" w:space="0" w:color="000000"/>
              <w:bottom w:val="single" w:sz="4" w:space="0" w:color="000000"/>
            </w:tcBorders>
            <w:vAlign w:val="bottom"/>
          </w:tcPr>
          <w:p>
            <w:pPr>
              <w:pStyle w:val="Normal"/>
              <w:rPr/>
            </w:pPr>
            <w:r>
              <w:rPr/>
              <w:t>variable</w:t>
            </w:r>
          </w:p>
        </w:tc>
        <w:tc>
          <w:tcPr>
            <w:tcW w:w="460" w:type="dxa"/>
            <w:tcBorders>
              <w:top w:val="single" w:sz="4" w:space="0" w:color="000000"/>
              <w:bottom w:val="single" w:sz="4" w:space="0" w:color="000000"/>
            </w:tcBorders>
            <w:vAlign w:val="bottom"/>
          </w:tcPr>
          <w:p>
            <w:pPr>
              <w:pStyle w:val="Normal"/>
              <w:rPr/>
            </w:pPr>
            <w:del w:id="62" w:author="Reviewer" w:date="2024-02-13T08:45:00Z">
              <w:r>
                <w:rPr/>
                <w:delText>significance</w:delText>
              </w:r>
            </w:del>
            <w:ins w:id="63" w:author="Reviewer" w:date="2024-02-13T08:45:00Z">
              <w:r>
                <w:rPr/>
                <w:t>sig</w:t>
              </w:r>
            </w:ins>
          </w:p>
        </w:tc>
      </w:tr>
      <w:tr>
        <w:trPr>
          <w:trHeight w:val="256" w:hRule="atLeast"/>
        </w:trPr>
        <w:tc>
          <w:tcPr>
            <w:tcW w:w="3642" w:type="dxa"/>
            <w:tcBorders>
              <w:top w:val="single" w:sz="4" w:space="0" w:color="000000"/>
            </w:tcBorders>
            <w:vAlign w:val="bottom"/>
          </w:tcPr>
          <w:p>
            <w:pPr>
              <w:pStyle w:val="Normal"/>
              <w:rPr/>
            </w:pPr>
            <w:r>
              <w:rPr/>
              <w:t>(Intercept)</w:t>
            </w:r>
          </w:p>
        </w:tc>
        <w:tc>
          <w:tcPr>
            <w:tcW w:w="1040" w:type="dxa"/>
            <w:tcBorders>
              <w:top w:val="single" w:sz="4" w:space="0" w:color="000000"/>
            </w:tcBorders>
            <w:vAlign w:val="bottom"/>
          </w:tcPr>
          <w:p>
            <w:pPr>
              <w:pStyle w:val="Normal"/>
              <w:jc w:val="end"/>
              <w:rPr/>
            </w:pPr>
            <w:r>
              <w:rPr/>
              <w:t>2.102</w:t>
            </w:r>
          </w:p>
        </w:tc>
        <w:tc>
          <w:tcPr>
            <w:tcW w:w="1128" w:type="dxa"/>
            <w:tcBorders>
              <w:top w:val="single" w:sz="4" w:space="0" w:color="000000"/>
            </w:tcBorders>
            <w:vAlign w:val="bottom"/>
          </w:tcPr>
          <w:p>
            <w:pPr>
              <w:pStyle w:val="Normal"/>
              <w:jc w:val="end"/>
              <w:rPr/>
            </w:pPr>
            <w:r>
              <w:rPr/>
              <w:t>1.041</w:t>
            </w:r>
          </w:p>
        </w:tc>
        <w:tc>
          <w:tcPr>
            <w:tcW w:w="867" w:type="dxa"/>
            <w:tcBorders>
              <w:top w:val="single" w:sz="4" w:space="0" w:color="000000"/>
            </w:tcBorders>
            <w:vAlign w:val="bottom"/>
          </w:tcPr>
          <w:p>
            <w:pPr>
              <w:pStyle w:val="Normal"/>
              <w:jc w:val="end"/>
              <w:rPr/>
            </w:pPr>
            <w:r>
              <w:rPr/>
              <w:t>2.020</w:t>
            </w:r>
          </w:p>
        </w:tc>
        <w:tc>
          <w:tcPr>
            <w:tcW w:w="892" w:type="dxa"/>
            <w:tcBorders>
              <w:top w:val="single" w:sz="4" w:space="0" w:color="000000"/>
            </w:tcBorders>
            <w:vAlign w:val="bottom"/>
          </w:tcPr>
          <w:p>
            <w:pPr>
              <w:pStyle w:val="Normal"/>
              <w:jc w:val="end"/>
              <w:rPr/>
            </w:pPr>
            <w:r>
              <w:rPr/>
              <w:t>0.043</w:t>
            </w:r>
          </w:p>
        </w:tc>
        <w:tc>
          <w:tcPr>
            <w:tcW w:w="953" w:type="dxa"/>
            <w:tcBorders>
              <w:top w:val="single" w:sz="4" w:space="0" w:color="000000"/>
            </w:tcBorders>
            <w:vAlign w:val="bottom"/>
          </w:tcPr>
          <w:p>
            <w:pPr>
              <w:pStyle w:val="Normal"/>
              <w:rPr/>
            </w:pPr>
            <w:r>
              <w:rPr/>
              <w:t>area</w:t>
            </w:r>
          </w:p>
        </w:tc>
        <w:tc>
          <w:tcPr>
            <w:tcW w:w="460" w:type="dxa"/>
            <w:tcBorders>
              <w:top w:val="single" w:sz="4" w:space="0" w:color="000000"/>
            </w:tcBorders>
            <w:vAlign w:val="bottom"/>
          </w:tcPr>
          <w:p>
            <w:pPr>
              <w:pStyle w:val="Normal"/>
              <w:rPr/>
            </w:pPr>
            <w:r>
              <w:rPr/>
            </w:r>
          </w:p>
        </w:tc>
      </w:tr>
      <w:tr>
        <w:trPr>
          <w:trHeight w:val="256" w:hRule="atLeast"/>
        </w:trPr>
        <w:tc>
          <w:tcPr>
            <w:tcW w:w="3642" w:type="dxa"/>
            <w:tcBorders/>
            <w:vAlign w:val="bottom"/>
          </w:tcPr>
          <w:p>
            <w:pPr>
              <w:pStyle w:val="Normal"/>
              <w:rPr/>
            </w:pPr>
            <w:r>
              <w:rPr/>
              <w:t>area</w:t>
            </w:r>
          </w:p>
        </w:tc>
        <w:tc>
          <w:tcPr>
            <w:tcW w:w="1040" w:type="dxa"/>
            <w:tcBorders/>
            <w:vAlign w:val="bottom"/>
          </w:tcPr>
          <w:p>
            <w:pPr>
              <w:pStyle w:val="Normal"/>
              <w:jc w:val="end"/>
              <w:rPr/>
            </w:pPr>
            <w:r>
              <w:rPr/>
              <w:t>-0.006</w:t>
            </w:r>
          </w:p>
        </w:tc>
        <w:tc>
          <w:tcPr>
            <w:tcW w:w="1128" w:type="dxa"/>
            <w:tcBorders/>
            <w:vAlign w:val="bottom"/>
          </w:tcPr>
          <w:p>
            <w:pPr>
              <w:pStyle w:val="Normal"/>
              <w:jc w:val="end"/>
              <w:rPr/>
            </w:pPr>
            <w:r>
              <w:rPr/>
              <w:t>0.011</w:t>
            </w:r>
          </w:p>
        </w:tc>
        <w:tc>
          <w:tcPr>
            <w:tcW w:w="867" w:type="dxa"/>
            <w:tcBorders/>
            <w:vAlign w:val="bottom"/>
          </w:tcPr>
          <w:p>
            <w:pPr>
              <w:pStyle w:val="Normal"/>
              <w:jc w:val="end"/>
              <w:rPr/>
            </w:pPr>
            <w:r>
              <w:rPr/>
              <w:t>-0.494</w:t>
            </w:r>
          </w:p>
        </w:tc>
        <w:tc>
          <w:tcPr>
            <w:tcW w:w="892" w:type="dxa"/>
            <w:tcBorders/>
            <w:vAlign w:val="bottom"/>
          </w:tcPr>
          <w:p>
            <w:pPr>
              <w:pStyle w:val="Normal"/>
              <w:jc w:val="end"/>
              <w:rPr/>
            </w:pPr>
            <w:r>
              <w:rPr/>
              <w:t>0.622</w:t>
            </w:r>
          </w:p>
        </w:tc>
        <w:tc>
          <w:tcPr>
            <w:tcW w:w="953" w:type="dxa"/>
            <w:tcBorders/>
            <w:vAlign w:val="bottom"/>
          </w:tcPr>
          <w:p>
            <w:pPr>
              <w:pStyle w:val="Normal"/>
              <w:rPr/>
            </w:pPr>
            <w:del w:id="64" w:author="Reviewer" w:date="2024-02-13T08:48:00Z">
              <w:r>
                <w:rPr/>
                <w:delText>area</w:delText>
              </w:r>
            </w:del>
          </w:p>
        </w:tc>
        <w:tc>
          <w:tcPr>
            <w:tcW w:w="460" w:type="dxa"/>
            <w:tcBorders/>
            <w:vAlign w:val="bottom"/>
          </w:tcPr>
          <w:p>
            <w:pPr>
              <w:pStyle w:val="Normal"/>
              <w:rPr/>
            </w:pPr>
            <w:r>
              <w:rPr/>
            </w:r>
          </w:p>
        </w:tc>
      </w:tr>
      <w:tr>
        <w:trPr>
          <w:trHeight w:val="256" w:hRule="atLeast"/>
        </w:trPr>
        <w:tc>
          <w:tcPr>
            <w:tcW w:w="3642" w:type="dxa"/>
            <w:tcBorders/>
            <w:vAlign w:val="bottom"/>
          </w:tcPr>
          <w:p>
            <w:pPr>
              <w:pStyle w:val="Normal"/>
              <w:rPr/>
            </w:pPr>
            <w:r>
              <w:rPr/>
              <w:t>effectINT</w:t>
            </w:r>
          </w:p>
        </w:tc>
        <w:tc>
          <w:tcPr>
            <w:tcW w:w="1040" w:type="dxa"/>
            <w:tcBorders/>
            <w:vAlign w:val="bottom"/>
          </w:tcPr>
          <w:p>
            <w:pPr>
              <w:pStyle w:val="Normal"/>
              <w:jc w:val="end"/>
              <w:rPr/>
            </w:pPr>
            <w:r>
              <w:rPr/>
              <w:t>-0.966</w:t>
            </w:r>
          </w:p>
        </w:tc>
        <w:tc>
          <w:tcPr>
            <w:tcW w:w="1128" w:type="dxa"/>
            <w:tcBorders/>
            <w:vAlign w:val="bottom"/>
          </w:tcPr>
          <w:p>
            <w:pPr>
              <w:pStyle w:val="Normal"/>
              <w:jc w:val="end"/>
              <w:rPr/>
            </w:pPr>
            <w:r>
              <w:rPr/>
              <w:t>0.758</w:t>
            </w:r>
          </w:p>
        </w:tc>
        <w:tc>
          <w:tcPr>
            <w:tcW w:w="867" w:type="dxa"/>
            <w:tcBorders/>
            <w:vAlign w:val="bottom"/>
          </w:tcPr>
          <w:p>
            <w:pPr>
              <w:pStyle w:val="Normal"/>
              <w:jc w:val="end"/>
              <w:rPr/>
            </w:pPr>
            <w:r>
              <w:rPr/>
              <w:t>-1.275</w:t>
            </w:r>
          </w:p>
        </w:tc>
        <w:tc>
          <w:tcPr>
            <w:tcW w:w="892" w:type="dxa"/>
            <w:tcBorders/>
            <w:vAlign w:val="bottom"/>
          </w:tcPr>
          <w:p>
            <w:pPr>
              <w:pStyle w:val="Normal"/>
              <w:jc w:val="end"/>
              <w:rPr/>
            </w:pPr>
            <w:r>
              <w:rPr/>
              <w:t>0.202</w:t>
            </w:r>
          </w:p>
        </w:tc>
        <w:tc>
          <w:tcPr>
            <w:tcW w:w="953" w:type="dxa"/>
            <w:tcBorders/>
            <w:vAlign w:val="bottom"/>
          </w:tcPr>
          <w:p>
            <w:pPr>
              <w:pStyle w:val="Normal"/>
              <w:rPr/>
            </w:pPr>
            <w:del w:id="65" w:author="Reviewer" w:date="2024-02-13T08:48:00Z">
              <w:r>
                <w:rPr/>
                <w:delText>area</w:delText>
              </w:r>
            </w:del>
          </w:p>
        </w:tc>
        <w:tc>
          <w:tcPr>
            <w:tcW w:w="460" w:type="dxa"/>
            <w:tcBorders/>
            <w:vAlign w:val="bottom"/>
          </w:tcPr>
          <w:p>
            <w:pPr>
              <w:pStyle w:val="Normal"/>
              <w:rPr/>
            </w:pPr>
            <w:r>
              <w:rPr/>
            </w:r>
          </w:p>
        </w:tc>
      </w:tr>
      <w:tr>
        <w:trPr>
          <w:trHeight w:val="256" w:hRule="atLeast"/>
        </w:trPr>
        <w:tc>
          <w:tcPr>
            <w:tcW w:w="3642" w:type="dxa"/>
            <w:tcBorders/>
            <w:vAlign w:val="bottom"/>
          </w:tcPr>
          <w:p>
            <w:pPr>
              <w:pStyle w:val="Normal"/>
              <w:rPr/>
            </w:pPr>
            <w:r>
              <w:rPr/>
              <w:t>treatmentDrought</w:t>
            </w:r>
          </w:p>
        </w:tc>
        <w:tc>
          <w:tcPr>
            <w:tcW w:w="1040" w:type="dxa"/>
            <w:tcBorders/>
            <w:vAlign w:val="bottom"/>
          </w:tcPr>
          <w:p>
            <w:pPr>
              <w:pStyle w:val="Normal"/>
              <w:jc w:val="end"/>
              <w:rPr/>
            </w:pPr>
            <w:r>
              <w:rPr/>
              <w:t>-1.498</w:t>
            </w:r>
          </w:p>
        </w:tc>
        <w:tc>
          <w:tcPr>
            <w:tcW w:w="1128" w:type="dxa"/>
            <w:tcBorders/>
            <w:vAlign w:val="bottom"/>
          </w:tcPr>
          <w:p>
            <w:pPr>
              <w:pStyle w:val="Normal"/>
              <w:jc w:val="end"/>
              <w:rPr/>
            </w:pPr>
            <w:r>
              <w:rPr/>
              <w:t>0.759</w:t>
            </w:r>
          </w:p>
        </w:tc>
        <w:tc>
          <w:tcPr>
            <w:tcW w:w="867" w:type="dxa"/>
            <w:tcBorders/>
            <w:vAlign w:val="bottom"/>
          </w:tcPr>
          <w:p>
            <w:pPr>
              <w:pStyle w:val="Normal"/>
              <w:jc w:val="end"/>
              <w:rPr/>
            </w:pPr>
            <w:r>
              <w:rPr/>
              <w:t>-1.973</w:t>
            </w:r>
          </w:p>
        </w:tc>
        <w:tc>
          <w:tcPr>
            <w:tcW w:w="892" w:type="dxa"/>
            <w:tcBorders/>
            <w:vAlign w:val="bottom"/>
          </w:tcPr>
          <w:p>
            <w:pPr>
              <w:pStyle w:val="Normal"/>
              <w:jc w:val="end"/>
              <w:rPr/>
            </w:pPr>
            <w:r>
              <w:rPr/>
              <w:t>0.049</w:t>
            </w:r>
          </w:p>
        </w:tc>
        <w:tc>
          <w:tcPr>
            <w:tcW w:w="953" w:type="dxa"/>
            <w:tcBorders/>
            <w:vAlign w:val="bottom"/>
          </w:tcPr>
          <w:p>
            <w:pPr>
              <w:pStyle w:val="Normal"/>
              <w:rPr/>
            </w:pPr>
            <w:del w:id="66" w:author="Reviewer" w:date="2024-02-13T08:48:00Z">
              <w:r>
                <w:rPr/>
                <w:delText>area</w:delText>
              </w:r>
            </w:del>
          </w:p>
        </w:tc>
        <w:tc>
          <w:tcPr>
            <w:tcW w:w="460" w:type="dxa"/>
            <w:tcBorders/>
            <w:vAlign w:val="bottom"/>
          </w:tcPr>
          <w:p>
            <w:pPr>
              <w:pStyle w:val="Normal"/>
              <w:rPr/>
            </w:pPr>
            <w:r>
              <w:rPr/>
              <w:t>*</w:t>
            </w:r>
          </w:p>
        </w:tc>
      </w:tr>
      <w:tr>
        <w:trPr>
          <w:trHeight w:val="256" w:hRule="atLeast"/>
        </w:trPr>
        <w:tc>
          <w:tcPr>
            <w:tcW w:w="3642" w:type="dxa"/>
            <w:tcBorders/>
            <w:vAlign w:val="bottom"/>
          </w:tcPr>
          <w:p>
            <w:pPr>
              <w:pStyle w:val="Normal"/>
              <w:rPr/>
            </w:pPr>
            <w:r>
              <w:rPr/>
              <w:t>area:effectINT</w:t>
            </w:r>
          </w:p>
        </w:tc>
        <w:tc>
          <w:tcPr>
            <w:tcW w:w="1040" w:type="dxa"/>
            <w:tcBorders/>
            <w:vAlign w:val="bottom"/>
          </w:tcPr>
          <w:p>
            <w:pPr>
              <w:pStyle w:val="Normal"/>
              <w:jc w:val="end"/>
              <w:rPr/>
            </w:pPr>
            <w:r>
              <w:rPr/>
              <w:t>0.008</w:t>
            </w:r>
          </w:p>
        </w:tc>
        <w:tc>
          <w:tcPr>
            <w:tcW w:w="1128" w:type="dxa"/>
            <w:tcBorders/>
            <w:vAlign w:val="bottom"/>
          </w:tcPr>
          <w:p>
            <w:pPr>
              <w:pStyle w:val="Normal"/>
              <w:jc w:val="end"/>
              <w:rPr/>
            </w:pPr>
            <w:r>
              <w:rPr/>
              <w:t>0.008</w:t>
            </w:r>
          </w:p>
        </w:tc>
        <w:tc>
          <w:tcPr>
            <w:tcW w:w="867" w:type="dxa"/>
            <w:tcBorders/>
            <w:vAlign w:val="bottom"/>
          </w:tcPr>
          <w:p>
            <w:pPr>
              <w:pStyle w:val="Normal"/>
              <w:jc w:val="end"/>
              <w:rPr/>
            </w:pPr>
            <w:r>
              <w:rPr/>
              <w:t>0.911</w:t>
            </w:r>
          </w:p>
        </w:tc>
        <w:tc>
          <w:tcPr>
            <w:tcW w:w="892" w:type="dxa"/>
            <w:tcBorders/>
            <w:vAlign w:val="bottom"/>
          </w:tcPr>
          <w:p>
            <w:pPr>
              <w:pStyle w:val="Normal"/>
              <w:jc w:val="end"/>
              <w:rPr/>
            </w:pPr>
            <w:r>
              <w:rPr/>
              <w:t>0.362</w:t>
            </w:r>
          </w:p>
        </w:tc>
        <w:tc>
          <w:tcPr>
            <w:tcW w:w="953" w:type="dxa"/>
            <w:tcBorders/>
            <w:vAlign w:val="bottom"/>
          </w:tcPr>
          <w:p>
            <w:pPr>
              <w:pStyle w:val="Normal"/>
              <w:rPr/>
            </w:pPr>
            <w:del w:id="67" w:author="Reviewer" w:date="2024-02-13T08:48:00Z">
              <w:r>
                <w:rPr/>
                <w:delText>area</w:delText>
              </w:r>
            </w:del>
          </w:p>
        </w:tc>
        <w:tc>
          <w:tcPr>
            <w:tcW w:w="460" w:type="dxa"/>
            <w:tcBorders/>
            <w:vAlign w:val="bottom"/>
          </w:tcPr>
          <w:p>
            <w:pPr>
              <w:pStyle w:val="Normal"/>
              <w:rPr/>
            </w:pPr>
            <w:r>
              <w:rPr/>
            </w:r>
          </w:p>
        </w:tc>
      </w:tr>
      <w:tr>
        <w:trPr>
          <w:trHeight w:val="256" w:hRule="atLeast"/>
        </w:trPr>
        <w:tc>
          <w:tcPr>
            <w:tcW w:w="3642" w:type="dxa"/>
            <w:tcBorders/>
            <w:vAlign w:val="bottom"/>
          </w:tcPr>
          <w:p>
            <w:pPr>
              <w:pStyle w:val="Normal"/>
              <w:rPr/>
            </w:pPr>
            <w:r>
              <w:rPr/>
              <w:t>area:treatmentDrought</w:t>
            </w:r>
          </w:p>
        </w:tc>
        <w:tc>
          <w:tcPr>
            <w:tcW w:w="1040" w:type="dxa"/>
            <w:tcBorders/>
            <w:vAlign w:val="bottom"/>
          </w:tcPr>
          <w:p>
            <w:pPr>
              <w:pStyle w:val="Normal"/>
              <w:jc w:val="end"/>
              <w:rPr/>
            </w:pPr>
            <w:r>
              <w:rPr/>
              <w:t>0.015</w:t>
            </w:r>
          </w:p>
        </w:tc>
        <w:tc>
          <w:tcPr>
            <w:tcW w:w="1128" w:type="dxa"/>
            <w:tcBorders/>
            <w:vAlign w:val="bottom"/>
          </w:tcPr>
          <w:p>
            <w:pPr>
              <w:pStyle w:val="Normal"/>
              <w:jc w:val="end"/>
              <w:rPr/>
            </w:pPr>
            <w:r>
              <w:rPr/>
              <w:t>0.008</w:t>
            </w:r>
          </w:p>
        </w:tc>
        <w:tc>
          <w:tcPr>
            <w:tcW w:w="867" w:type="dxa"/>
            <w:tcBorders/>
            <w:vAlign w:val="bottom"/>
          </w:tcPr>
          <w:p>
            <w:pPr>
              <w:pStyle w:val="Normal"/>
              <w:jc w:val="end"/>
              <w:rPr/>
            </w:pPr>
            <w:r>
              <w:rPr/>
              <w:t>1.765</w:t>
            </w:r>
          </w:p>
        </w:tc>
        <w:tc>
          <w:tcPr>
            <w:tcW w:w="892" w:type="dxa"/>
            <w:tcBorders/>
            <w:vAlign w:val="bottom"/>
          </w:tcPr>
          <w:p>
            <w:pPr>
              <w:pStyle w:val="Normal"/>
              <w:jc w:val="end"/>
              <w:rPr/>
            </w:pPr>
            <w:r>
              <w:rPr/>
              <w:t>0.078</w:t>
            </w:r>
          </w:p>
        </w:tc>
        <w:tc>
          <w:tcPr>
            <w:tcW w:w="953" w:type="dxa"/>
            <w:tcBorders/>
            <w:vAlign w:val="bottom"/>
          </w:tcPr>
          <w:p>
            <w:pPr>
              <w:pStyle w:val="Normal"/>
              <w:rPr/>
            </w:pPr>
            <w:del w:id="68" w:author="Reviewer" w:date="2024-02-13T08:48:00Z">
              <w:r>
                <w:rPr/>
                <w:delText>area</w:delText>
              </w:r>
            </w:del>
          </w:p>
        </w:tc>
        <w:tc>
          <w:tcPr>
            <w:tcW w:w="460" w:type="dxa"/>
            <w:tcBorders/>
            <w:vAlign w:val="bottom"/>
          </w:tcPr>
          <w:p>
            <w:pPr>
              <w:pStyle w:val="Normal"/>
              <w:rPr/>
            </w:pPr>
            <w:r>
              <w:rPr/>
              <w:t>.</w:t>
            </w:r>
          </w:p>
        </w:tc>
      </w:tr>
      <w:tr>
        <w:trPr>
          <w:trHeight w:val="256" w:hRule="atLeast"/>
        </w:trPr>
        <w:tc>
          <w:tcPr>
            <w:tcW w:w="3642" w:type="dxa"/>
            <w:tcBorders/>
            <w:vAlign w:val="bottom"/>
          </w:tcPr>
          <w:p>
            <w:pPr>
              <w:pStyle w:val="Normal"/>
              <w:rPr/>
            </w:pPr>
            <w:r>
              <w:rPr/>
              <w:t>effectINT:treatmentDrought</w:t>
            </w:r>
          </w:p>
        </w:tc>
        <w:tc>
          <w:tcPr>
            <w:tcW w:w="1040" w:type="dxa"/>
            <w:tcBorders/>
            <w:vAlign w:val="bottom"/>
          </w:tcPr>
          <w:p>
            <w:pPr>
              <w:pStyle w:val="Normal"/>
              <w:jc w:val="end"/>
              <w:rPr/>
            </w:pPr>
            <w:r>
              <w:rPr/>
              <w:t>1.790</w:t>
            </w:r>
          </w:p>
        </w:tc>
        <w:tc>
          <w:tcPr>
            <w:tcW w:w="1128" w:type="dxa"/>
            <w:tcBorders/>
            <w:vAlign w:val="bottom"/>
          </w:tcPr>
          <w:p>
            <w:pPr>
              <w:pStyle w:val="Normal"/>
              <w:jc w:val="end"/>
              <w:rPr/>
            </w:pPr>
            <w:r>
              <w:rPr/>
              <w:t>1.050</w:t>
            </w:r>
          </w:p>
        </w:tc>
        <w:tc>
          <w:tcPr>
            <w:tcW w:w="867" w:type="dxa"/>
            <w:tcBorders/>
            <w:vAlign w:val="bottom"/>
          </w:tcPr>
          <w:p>
            <w:pPr>
              <w:pStyle w:val="Normal"/>
              <w:jc w:val="end"/>
              <w:rPr/>
            </w:pPr>
            <w:r>
              <w:rPr/>
              <w:t>1.704</w:t>
            </w:r>
          </w:p>
        </w:tc>
        <w:tc>
          <w:tcPr>
            <w:tcW w:w="892" w:type="dxa"/>
            <w:tcBorders/>
            <w:vAlign w:val="bottom"/>
          </w:tcPr>
          <w:p>
            <w:pPr>
              <w:pStyle w:val="Normal"/>
              <w:jc w:val="end"/>
              <w:rPr/>
            </w:pPr>
            <w:r>
              <w:rPr/>
              <w:t>0.088</w:t>
            </w:r>
          </w:p>
        </w:tc>
        <w:tc>
          <w:tcPr>
            <w:tcW w:w="953" w:type="dxa"/>
            <w:tcBorders/>
            <w:vAlign w:val="bottom"/>
          </w:tcPr>
          <w:p>
            <w:pPr>
              <w:pStyle w:val="Normal"/>
              <w:rPr/>
            </w:pPr>
            <w:del w:id="69" w:author="Reviewer" w:date="2024-02-13T08:48:00Z">
              <w:r>
                <w:rPr/>
                <w:delText>area</w:delText>
              </w:r>
            </w:del>
          </w:p>
        </w:tc>
        <w:tc>
          <w:tcPr>
            <w:tcW w:w="460" w:type="dxa"/>
            <w:tcBorders/>
            <w:vAlign w:val="bottom"/>
          </w:tcPr>
          <w:p>
            <w:pPr>
              <w:pStyle w:val="Normal"/>
              <w:rPr/>
            </w:pPr>
            <w:r>
              <w:rPr/>
              <w:t>.</w:t>
            </w:r>
          </w:p>
        </w:tc>
      </w:tr>
      <w:tr>
        <w:trPr>
          <w:trHeight w:val="256" w:hRule="atLeast"/>
        </w:trPr>
        <w:tc>
          <w:tcPr>
            <w:tcW w:w="3642" w:type="dxa"/>
            <w:tcBorders>
              <w:bottom w:val="single" w:sz="4" w:space="0" w:color="000000"/>
            </w:tcBorders>
            <w:vAlign w:val="bottom"/>
          </w:tcPr>
          <w:p>
            <w:pPr>
              <w:pStyle w:val="Normal"/>
              <w:rPr/>
            </w:pPr>
            <w:r>
              <w:rPr/>
              <w:t>area:effectINT:treatmentDrought</w:t>
            </w:r>
          </w:p>
        </w:tc>
        <w:tc>
          <w:tcPr>
            <w:tcW w:w="1040" w:type="dxa"/>
            <w:tcBorders>
              <w:bottom w:val="single" w:sz="4" w:space="0" w:color="000000"/>
            </w:tcBorders>
            <w:vAlign w:val="bottom"/>
          </w:tcPr>
          <w:p>
            <w:pPr>
              <w:pStyle w:val="Normal"/>
              <w:jc w:val="end"/>
              <w:rPr/>
            </w:pPr>
            <w:r>
              <w:rPr/>
              <w:t>-0.017</w:t>
            </w:r>
          </w:p>
        </w:tc>
        <w:tc>
          <w:tcPr>
            <w:tcW w:w="1128" w:type="dxa"/>
            <w:tcBorders>
              <w:bottom w:val="single" w:sz="4" w:space="0" w:color="000000"/>
            </w:tcBorders>
            <w:vAlign w:val="bottom"/>
          </w:tcPr>
          <w:p>
            <w:pPr>
              <w:pStyle w:val="Normal"/>
              <w:jc w:val="end"/>
              <w:rPr/>
            </w:pPr>
            <w:r>
              <w:rPr/>
              <w:t>0.012</w:t>
            </w:r>
          </w:p>
        </w:tc>
        <w:tc>
          <w:tcPr>
            <w:tcW w:w="867" w:type="dxa"/>
            <w:tcBorders>
              <w:bottom w:val="single" w:sz="4" w:space="0" w:color="000000"/>
            </w:tcBorders>
            <w:vAlign w:val="bottom"/>
          </w:tcPr>
          <w:p>
            <w:pPr>
              <w:pStyle w:val="Normal"/>
              <w:jc w:val="end"/>
              <w:rPr/>
            </w:pPr>
            <w:r>
              <w:rPr/>
              <w:t>-1.432</w:t>
            </w:r>
          </w:p>
        </w:tc>
        <w:tc>
          <w:tcPr>
            <w:tcW w:w="892" w:type="dxa"/>
            <w:tcBorders>
              <w:bottom w:val="single" w:sz="4" w:space="0" w:color="000000"/>
            </w:tcBorders>
            <w:vAlign w:val="bottom"/>
          </w:tcPr>
          <w:p>
            <w:pPr>
              <w:pStyle w:val="Normal"/>
              <w:jc w:val="end"/>
              <w:rPr/>
            </w:pPr>
            <w:r>
              <w:rPr/>
              <w:t>0.152</w:t>
            </w:r>
          </w:p>
        </w:tc>
        <w:tc>
          <w:tcPr>
            <w:tcW w:w="953" w:type="dxa"/>
            <w:tcBorders>
              <w:bottom w:val="single" w:sz="4" w:space="0" w:color="000000"/>
            </w:tcBorders>
            <w:vAlign w:val="bottom"/>
          </w:tcPr>
          <w:p>
            <w:pPr>
              <w:pStyle w:val="Normal"/>
              <w:rPr/>
            </w:pPr>
            <w:del w:id="70" w:author="Reviewer" w:date="2024-02-13T08:48:00Z">
              <w:r>
                <w:rPr/>
                <w:delText>area</w:delText>
              </w:r>
            </w:del>
          </w:p>
        </w:tc>
        <w:tc>
          <w:tcPr>
            <w:tcW w:w="460" w:type="dxa"/>
            <w:tcBorders>
              <w:bottom w:val="single" w:sz="4" w:space="0" w:color="000000"/>
            </w:tcBorders>
            <w:vAlign w:val="bottom"/>
          </w:tcPr>
          <w:p>
            <w:pPr>
              <w:pStyle w:val="Normal"/>
              <w:rPr/>
            </w:pPr>
            <w:r>
              <w:rPr/>
            </w:r>
          </w:p>
        </w:tc>
      </w:tr>
      <w:tr>
        <w:trPr>
          <w:trHeight w:val="293" w:hRule="atLeast"/>
        </w:trPr>
        <w:tc>
          <w:tcPr>
            <w:tcW w:w="3642" w:type="dxa"/>
            <w:tcBorders>
              <w:top w:val="single" w:sz="4" w:space="0" w:color="000000"/>
            </w:tcBorders>
            <w:vAlign w:val="bottom"/>
          </w:tcPr>
          <w:p>
            <w:pPr>
              <w:pStyle w:val="Normal"/>
              <w:rPr/>
            </w:pPr>
            <w:r>
              <w:rPr/>
              <w:t>(Intercept)</w:t>
            </w:r>
          </w:p>
        </w:tc>
        <w:tc>
          <w:tcPr>
            <w:tcW w:w="1040" w:type="dxa"/>
            <w:tcBorders>
              <w:top w:val="single" w:sz="4" w:space="0" w:color="000000"/>
            </w:tcBorders>
            <w:vAlign w:val="bottom"/>
          </w:tcPr>
          <w:p>
            <w:pPr>
              <w:pStyle w:val="Normal"/>
              <w:jc w:val="end"/>
              <w:rPr/>
            </w:pPr>
            <w:r>
              <w:rPr/>
              <w:t>2.652</w:t>
            </w:r>
          </w:p>
        </w:tc>
        <w:tc>
          <w:tcPr>
            <w:tcW w:w="1128" w:type="dxa"/>
            <w:tcBorders>
              <w:top w:val="single" w:sz="4" w:space="0" w:color="000000"/>
            </w:tcBorders>
            <w:vAlign w:val="bottom"/>
          </w:tcPr>
          <w:p>
            <w:pPr>
              <w:pStyle w:val="Normal"/>
              <w:jc w:val="end"/>
              <w:rPr/>
            </w:pPr>
            <w:r>
              <w:rPr/>
              <w:t>1.326</w:t>
            </w:r>
          </w:p>
        </w:tc>
        <w:tc>
          <w:tcPr>
            <w:tcW w:w="867" w:type="dxa"/>
            <w:tcBorders>
              <w:top w:val="single" w:sz="4" w:space="0" w:color="000000"/>
            </w:tcBorders>
            <w:vAlign w:val="bottom"/>
          </w:tcPr>
          <w:p>
            <w:pPr>
              <w:pStyle w:val="Normal"/>
              <w:jc w:val="end"/>
              <w:rPr/>
            </w:pPr>
            <w:r>
              <w:rPr/>
              <w:t>2.001</w:t>
            </w:r>
          </w:p>
        </w:tc>
        <w:tc>
          <w:tcPr>
            <w:tcW w:w="892" w:type="dxa"/>
            <w:tcBorders>
              <w:top w:val="single" w:sz="4" w:space="0" w:color="000000"/>
            </w:tcBorders>
            <w:vAlign w:val="bottom"/>
          </w:tcPr>
          <w:p>
            <w:pPr>
              <w:pStyle w:val="Normal"/>
              <w:jc w:val="end"/>
              <w:rPr/>
            </w:pPr>
            <w:r>
              <w:rPr/>
              <w:t>0.045</w:t>
            </w:r>
          </w:p>
        </w:tc>
        <w:tc>
          <w:tcPr>
            <w:tcW w:w="953" w:type="dxa"/>
            <w:tcBorders>
              <w:top w:val="single" w:sz="4" w:space="0" w:color="000000"/>
            </w:tcBorders>
            <w:vAlign w:val="bottom"/>
          </w:tcPr>
          <w:p>
            <w:pPr>
              <w:pStyle w:val="Normal"/>
              <w:rPr/>
            </w:pPr>
            <w:r>
              <w:rPr/>
              <w:t>ldmc</w:t>
            </w:r>
          </w:p>
        </w:tc>
        <w:tc>
          <w:tcPr>
            <w:tcW w:w="460" w:type="dxa"/>
            <w:tcBorders>
              <w:top w:val="single" w:sz="4" w:space="0" w:color="000000"/>
            </w:tcBorders>
            <w:vAlign w:val="bottom"/>
          </w:tcPr>
          <w:p>
            <w:pPr>
              <w:pStyle w:val="Normal"/>
              <w:rPr/>
            </w:pPr>
            <w:r>
              <w:rPr/>
            </w:r>
          </w:p>
        </w:tc>
      </w:tr>
      <w:tr>
        <w:trPr>
          <w:trHeight w:val="293" w:hRule="atLeast"/>
        </w:trPr>
        <w:tc>
          <w:tcPr>
            <w:tcW w:w="3642" w:type="dxa"/>
            <w:tcBorders/>
            <w:vAlign w:val="bottom"/>
          </w:tcPr>
          <w:p>
            <w:pPr>
              <w:pStyle w:val="Normal"/>
              <w:rPr/>
            </w:pPr>
            <w:r>
              <w:rPr/>
              <w:t>ldmc</w:t>
            </w:r>
          </w:p>
        </w:tc>
        <w:tc>
          <w:tcPr>
            <w:tcW w:w="1040" w:type="dxa"/>
            <w:tcBorders/>
            <w:vAlign w:val="bottom"/>
          </w:tcPr>
          <w:p>
            <w:pPr>
              <w:pStyle w:val="Normal"/>
              <w:jc w:val="end"/>
              <w:rPr/>
            </w:pPr>
            <w:r>
              <w:rPr/>
              <w:t>-3.458</w:t>
            </w:r>
          </w:p>
        </w:tc>
        <w:tc>
          <w:tcPr>
            <w:tcW w:w="1128" w:type="dxa"/>
            <w:tcBorders/>
            <w:vAlign w:val="bottom"/>
          </w:tcPr>
          <w:p>
            <w:pPr>
              <w:pStyle w:val="Normal"/>
              <w:jc w:val="end"/>
              <w:rPr/>
            </w:pPr>
            <w:r>
              <w:rPr/>
              <w:t>3.967</w:t>
            </w:r>
          </w:p>
        </w:tc>
        <w:tc>
          <w:tcPr>
            <w:tcW w:w="867" w:type="dxa"/>
            <w:tcBorders/>
            <w:vAlign w:val="bottom"/>
          </w:tcPr>
          <w:p>
            <w:pPr>
              <w:pStyle w:val="Normal"/>
              <w:jc w:val="end"/>
              <w:rPr/>
            </w:pPr>
            <w:r>
              <w:rPr/>
              <w:t>-0.872</w:t>
            </w:r>
          </w:p>
        </w:tc>
        <w:tc>
          <w:tcPr>
            <w:tcW w:w="892" w:type="dxa"/>
            <w:tcBorders/>
            <w:vAlign w:val="bottom"/>
          </w:tcPr>
          <w:p>
            <w:pPr>
              <w:pStyle w:val="Normal"/>
              <w:jc w:val="end"/>
              <w:rPr/>
            </w:pPr>
            <w:r>
              <w:rPr/>
              <w:t>0.383</w:t>
            </w:r>
          </w:p>
        </w:tc>
        <w:tc>
          <w:tcPr>
            <w:tcW w:w="953" w:type="dxa"/>
            <w:tcBorders/>
            <w:vAlign w:val="bottom"/>
          </w:tcPr>
          <w:p>
            <w:pPr>
              <w:pStyle w:val="Normal"/>
              <w:rPr/>
            </w:pPr>
            <w:del w:id="71" w:author="Reviewer" w:date="2024-02-13T08:48:00Z">
              <w:r>
                <w:rPr/>
                <w:delText>ldmc</w:delText>
              </w:r>
            </w:del>
          </w:p>
        </w:tc>
        <w:tc>
          <w:tcPr>
            <w:tcW w:w="460" w:type="dxa"/>
            <w:tcBorders/>
            <w:vAlign w:val="bottom"/>
          </w:tcPr>
          <w:p>
            <w:pPr>
              <w:pStyle w:val="Normal"/>
              <w:rPr/>
            </w:pPr>
            <w:r>
              <w:rPr/>
            </w:r>
          </w:p>
        </w:tc>
      </w:tr>
      <w:tr>
        <w:trPr>
          <w:trHeight w:val="293" w:hRule="atLeast"/>
        </w:trPr>
        <w:tc>
          <w:tcPr>
            <w:tcW w:w="3642" w:type="dxa"/>
            <w:tcBorders/>
            <w:vAlign w:val="bottom"/>
          </w:tcPr>
          <w:p>
            <w:pPr>
              <w:pStyle w:val="Normal"/>
              <w:rPr/>
            </w:pPr>
            <w:r>
              <w:rPr/>
              <w:t>effectINT</w:t>
            </w:r>
          </w:p>
        </w:tc>
        <w:tc>
          <w:tcPr>
            <w:tcW w:w="1040" w:type="dxa"/>
            <w:tcBorders/>
            <w:vAlign w:val="bottom"/>
          </w:tcPr>
          <w:p>
            <w:pPr>
              <w:pStyle w:val="Normal"/>
              <w:jc w:val="end"/>
              <w:rPr/>
            </w:pPr>
            <w:r>
              <w:rPr/>
              <w:t>1.562</w:t>
            </w:r>
          </w:p>
        </w:tc>
        <w:tc>
          <w:tcPr>
            <w:tcW w:w="1128" w:type="dxa"/>
            <w:tcBorders/>
            <w:vAlign w:val="bottom"/>
          </w:tcPr>
          <w:p>
            <w:pPr>
              <w:pStyle w:val="Normal"/>
              <w:jc w:val="end"/>
              <w:rPr/>
            </w:pPr>
            <w:r>
              <w:rPr/>
              <w:t>1.155</w:t>
            </w:r>
          </w:p>
        </w:tc>
        <w:tc>
          <w:tcPr>
            <w:tcW w:w="867" w:type="dxa"/>
            <w:tcBorders/>
            <w:vAlign w:val="bottom"/>
          </w:tcPr>
          <w:p>
            <w:pPr>
              <w:pStyle w:val="Normal"/>
              <w:jc w:val="end"/>
              <w:rPr/>
            </w:pPr>
            <w:r>
              <w:rPr/>
              <w:t>1.353</w:t>
            </w:r>
          </w:p>
        </w:tc>
        <w:tc>
          <w:tcPr>
            <w:tcW w:w="892" w:type="dxa"/>
            <w:tcBorders/>
            <w:vAlign w:val="bottom"/>
          </w:tcPr>
          <w:p>
            <w:pPr>
              <w:pStyle w:val="Normal"/>
              <w:jc w:val="end"/>
              <w:rPr/>
            </w:pPr>
            <w:r>
              <w:rPr/>
              <w:t>0.176</w:t>
            </w:r>
          </w:p>
        </w:tc>
        <w:tc>
          <w:tcPr>
            <w:tcW w:w="953" w:type="dxa"/>
            <w:tcBorders/>
            <w:vAlign w:val="bottom"/>
          </w:tcPr>
          <w:p>
            <w:pPr>
              <w:pStyle w:val="Normal"/>
              <w:rPr/>
            </w:pPr>
            <w:del w:id="72" w:author="Reviewer" w:date="2024-02-13T08:48:00Z">
              <w:r>
                <w:rPr/>
                <w:delText>ldmc</w:delText>
              </w:r>
            </w:del>
          </w:p>
        </w:tc>
        <w:tc>
          <w:tcPr>
            <w:tcW w:w="460" w:type="dxa"/>
            <w:tcBorders/>
            <w:vAlign w:val="bottom"/>
          </w:tcPr>
          <w:p>
            <w:pPr>
              <w:pStyle w:val="Normal"/>
              <w:rPr/>
            </w:pPr>
            <w:r>
              <w:rPr/>
            </w:r>
          </w:p>
        </w:tc>
      </w:tr>
      <w:tr>
        <w:trPr>
          <w:trHeight w:val="293" w:hRule="atLeast"/>
        </w:trPr>
        <w:tc>
          <w:tcPr>
            <w:tcW w:w="3642" w:type="dxa"/>
            <w:tcBorders/>
            <w:vAlign w:val="bottom"/>
          </w:tcPr>
          <w:p>
            <w:pPr>
              <w:pStyle w:val="Normal"/>
              <w:rPr/>
            </w:pPr>
            <w:r>
              <w:rPr/>
              <w:t>treatmentDrought</w:t>
            </w:r>
          </w:p>
        </w:tc>
        <w:tc>
          <w:tcPr>
            <w:tcW w:w="1040" w:type="dxa"/>
            <w:tcBorders/>
            <w:vAlign w:val="bottom"/>
          </w:tcPr>
          <w:p>
            <w:pPr>
              <w:pStyle w:val="Normal"/>
              <w:jc w:val="end"/>
              <w:rPr/>
            </w:pPr>
            <w:r>
              <w:rPr/>
              <w:t>2.137</w:t>
            </w:r>
          </w:p>
        </w:tc>
        <w:tc>
          <w:tcPr>
            <w:tcW w:w="1128" w:type="dxa"/>
            <w:tcBorders/>
            <w:vAlign w:val="bottom"/>
          </w:tcPr>
          <w:p>
            <w:pPr>
              <w:pStyle w:val="Normal"/>
              <w:jc w:val="end"/>
              <w:rPr/>
            </w:pPr>
            <w:r>
              <w:rPr/>
              <w:t>1.181</w:t>
            </w:r>
          </w:p>
        </w:tc>
        <w:tc>
          <w:tcPr>
            <w:tcW w:w="867" w:type="dxa"/>
            <w:tcBorders/>
            <w:vAlign w:val="bottom"/>
          </w:tcPr>
          <w:p>
            <w:pPr>
              <w:pStyle w:val="Normal"/>
              <w:jc w:val="end"/>
              <w:rPr/>
            </w:pPr>
            <w:r>
              <w:rPr/>
              <w:t>1.809</w:t>
            </w:r>
          </w:p>
        </w:tc>
        <w:tc>
          <w:tcPr>
            <w:tcW w:w="892" w:type="dxa"/>
            <w:tcBorders/>
            <w:vAlign w:val="bottom"/>
          </w:tcPr>
          <w:p>
            <w:pPr>
              <w:pStyle w:val="Normal"/>
              <w:jc w:val="end"/>
              <w:rPr/>
            </w:pPr>
            <w:r>
              <w:rPr/>
              <w:t>0.070</w:t>
            </w:r>
          </w:p>
        </w:tc>
        <w:tc>
          <w:tcPr>
            <w:tcW w:w="953" w:type="dxa"/>
            <w:tcBorders/>
            <w:vAlign w:val="bottom"/>
          </w:tcPr>
          <w:p>
            <w:pPr>
              <w:pStyle w:val="Normal"/>
              <w:rPr/>
            </w:pPr>
            <w:del w:id="73" w:author="Reviewer" w:date="2024-02-13T08:48:00Z">
              <w:r>
                <w:rPr/>
                <w:delText>ldmc</w:delText>
              </w:r>
            </w:del>
          </w:p>
        </w:tc>
        <w:tc>
          <w:tcPr>
            <w:tcW w:w="460" w:type="dxa"/>
            <w:tcBorders/>
            <w:vAlign w:val="bottom"/>
          </w:tcPr>
          <w:p>
            <w:pPr>
              <w:pStyle w:val="Normal"/>
              <w:rPr/>
            </w:pPr>
            <w:r>
              <w:rPr/>
              <w:t>.</w:t>
            </w:r>
          </w:p>
        </w:tc>
      </w:tr>
      <w:tr>
        <w:trPr>
          <w:trHeight w:val="293" w:hRule="atLeast"/>
        </w:trPr>
        <w:tc>
          <w:tcPr>
            <w:tcW w:w="3642" w:type="dxa"/>
            <w:tcBorders/>
            <w:vAlign w:val="bottom"/>
          </w:tcPr>
          <w:p>
            <w:pPr>
              <w:pStyle w:val="Normal"/>
              <w:rPr/>
            </w:pPr>
            <w:r>
              <w:rPr/>
              <w:t>ldmc:effectINT</w:t>
            </w:r>
          </w:p>
        </w:tc>
        <w:tc>
          <w:tcPr>
            <w:tcW w:w="1040" w:type="dxa"/>
            <w:tcBorders/>
            <w:vAlign w:val="bottom"/>
          </w:tcPr>
          <w:p>
            <w:pPr>
              <w:pStyle w:val="Normal"/>
              <w:jc w:val="end"/>
              <w:rPr/>
            </w:pPr>
            <w:r>
              <w:rPr/>
              <w:t>-5.604</w:t>
            </w:r>
          </w:p>
        </w:tc>
        <w:tc>
          <w:tcPr>
            <w:tcW w:w="1128" w:type="dxa"/>
            <w:tcBorders/>
            <w:vAlign w:val="bottom"/>
          </w:tcPr>
          <w:p>
            <w:pPr>
              <w:pStyle w:val="Normal"/>
              <w:jc w:val="end"/>
              <w:rPr/>
            </w:pPr>
            <w:r>
              <w:rPr/>
              <w:t>3.364</w:t>
            </w:r>
          </w:p>
        </w:tc>
        <w:tc>
          <w:tcPr>
            <w:tcW w:w="867" w:type="dxa"/>
            <w:tcBorders/>
            <w:vAlign w:val="bottom"/>
          </w:tcPr>
          <w:p>
            <w:pPr>
              <w:pStyle w:val="Normal"/>
              <w:jc w:val="end"/>
              <w:rPr/>
            </w:pPr>
            <w:r>
              <w:rPr/>
              <w:t>-1.666</w:t>
            </w:r>
          </w:p>
        </w:tc>
        <w:tc>
          <w:tcPr>
            <w:tcW w:w="892" w:type="dxa"/>
            <w:tcBorders/>
            <w:vAlign w:val="bottom"/>
          </w:tcPr>
          <w:p>
            <w:pPr>
              <w:pStyle w:val="Normal"/>
              <w:jc w:val="end"/>
              <w:rPr/>
            </w:pPr>
            <w:r>
              <w:rPr/>
              <w:t>0.096</w:t>
            </w:r>
          </w:p>
        </w:tc>
        <w:tc>
          <w:tcPr>
            <w:tcW w:w="953" w:type="dxa"/>
            <w:tcBorders/>
            <w:vAlign w:val="bottom"/>
          </w:tcPr>
          <w:p>
            <w:pPr>
              <w:pStyle w:val="Normal"/>
              <w:rPr/>
            </w:pPr>
            <w:del w:id="74" w:author="Reviewer" w:date="2024-02-13T08:48:00Z">
              <w:r>
                <w:rPr/>
                <w:delText>ldmc</w:delText>
              </w:r>
            </w:del>
          </w:p>
        </w:tc>
        <w:tc>
          <w:tcPr>
            <w:tcW w:w="460" w:type="dxa"/>
            <w:tcBorders/>
            <w:vAlign w:val="bottom"/>
          </w:tcPr>
          <w:p>
            <w:pPr>
              <w:pStyle w:val="Normal"/>
              <w:rPr/>
            </w:pPr>
            <w:r>
              <w:rPr/>
            </w:r>
          </w:p>
        </w:tc>
      </w:tr>
      <w:tr>
        <w:trPr>
          <w:trHeight w:val="293" w:hRule="atLeast"/>
        </w:trPr>
        <w:tc>
          <w:tcPr>
            <w:tcW w:w="3642" w:type="dxa"/>
            <w:tcBorders/>
            <w:vAlign w:val="bottom"/>
          </w:tcPr>
          <w:p>
            <w:pPr>
              <w:pStyle w:val="Normal"/>
              <w:rPr/>
            </w:pPr>
            <w:r>
              <w:rPr/>
              <w:t>ldmc:treatmentDrought</w:t>
            </w:r>
          </w:p>
        </w:tc>
        <w:tc>
          <w:tcPr>
            <w:tcW w:w="1040" w:type="dxa"/>
            <w:tcBorders/>
            <w:vAlign w:val="bottom"/>
          </w:tcPr>
          <w:p>
            <w:pPr>
              <w:pStyle w:val="Normal"/>
              <w:jc w:val="end"/>
              <w:rPr/>
            </w:pPr>
            <w:r>
              <w:rPr/>
              <w:t>-7.079</w:t>
            </w:r>
          </w:p>
        </w:tc>
        <w:tc>
          <w:tcPr>
            <w:tcW w:w="1128" w:type="dxa"/>
            <w:tcBorders/>
            <w:vAlign w:val="bottom"/>
          </w:tcPr>
          <w:p>
            <w:pPr>
              <w:pStyle w:val="Normal"/>
              <w:jc w:val="end"/>
              <w:rPr/>
            </w:pPr>
            <w:r>
              <w:rPr/>
              <w:t>3.420</w:t>
            </w:r>
          </w:p>
        </w:tc>
        <w:tc>
          <w:tcPr>
            <w:tcW w:w="867" w:type="dxa"/>
            <w:tcBorders/>
            <w:vAlign w:val="bottom"/>
          </w:tcPr>
          <w:p>
            <w:pPr>
              <w:pStyle w:val="Normal"/>
              <w:jc w:val="end"/>
              <w:rPr/>
            </w:pPr>
            <w:r>
              <w:rPr/>
              <w:t>-2.070</w:t>
            </w:r>
          </w:p>
        </w:tc>
        <w:tc>
          <w:tcPr>
            <w:tcW w:w="892" w:type="dxa"/>
            <w:tcBorders/>
            <w:vAlign w:val="bottom"/>
          </w:tcPr>
          <w:p>
            <w:pPr>
              <w:pStyle w:val="Normal"/>
              <w:jc w:val="end"/>
              <w:rPr/>
            </w:pPr>
            <w:r>
              <w:rPr/>
              <w:t>0.038</w:t>
            </w:r>
          </w:p>
        </w:tc>
        <w:tc>
          <w:tcPr>
            <w:tcW w:w="953" w:type="dxa"/>
            <w:tcBorders/>
            <w:vAlign w:val="bottom"/>
          </w:tcPr>
          <w:p>
            <w:pPr>
              <w:pStyle w:val="Normal"/>
              <w:rPr/>
            </w:pPr>
            <w:del w:id="75" w:author="Reviewer" w:date="2024-02-13T08:48:00Z">
              <w:r>
                <w:rPr/>
                <w:delText>ldmc</w:delText>
              </w:r>
            </w:del>
          </w:p>
        </w:tc>
        <w:tc>
          <w:tcPr>
            <w:tcW w:w="460" w:type="dxa"/>
            <w:tcBorders/>
            <w:vAlign w:val="bottom"/>
          </w:tcPr>
          <w:p>
            <w:pPr>
              <w:pStyle w:val="Normal"/>
              <w:rPr/>
            </w:pPr>
            <w:r>
              <w:rPr/>
              <w:t>*</w:t>
            </w:r>
          </w:p>
        </w:tc>
      </w:tr>
      <w:tr>
        <w:trPr>
          <w:trHeight w:val="293" w:hRule="atLeast"/>
        </w:trPr>
        <w:tc>
          <w:tcPr>
            <w:tcW w:w="3642" w:type="dxa"/>
            <w:tcBorders/>
            <w:vAlign w:val="bottom"/>
          </w:tcPr>
          <w:p>
            <w:pPr>
              <w:pStyle w:val="Normal"/>
              <w:rPr/>
            </w:pPr>
            <w:r>
              <w:rPr/>
              <w:t>effectINT:treatmentDrought</w:t>
            </w:r>
          </w:p>
        </w:tc>
        <w:tc>
          <w:tcPr>
            <w:tcW w:w="1040" w:type="dxa"/>
            <w:tcBorders/>
            <w:vAlign w:val="bottom"/>
          </w:tcPr>
          <w:p>
            <w:pPr>
              <w:pStyle w:val="Normal"/>
              <w:jc w:val="end"/>
              <w:rPr/>
            </w:pPr>
            <w:r>
              <w:rPr/>
              <w:t>-1.986</w:t>
            </w:r>
          </w:p>
        </w:tc>
        <w:tc>
          <w:tcPr>
            <w:tcW w:w="1128" w:type="dxa"/>
            <w:tcBorders/>
            <w:vAlign w:val="bottom"/>
          </w:tcPr>
          <w:p>
            <w:pPr>
              <w:pStyle w:val="Normal"/>
              <w:jc w:val="end"/>
              <w:rPr/>
            </w:pPr>
            <w:r>
              <w:rPr/>
              <w:t>1.666</w:t>
            </w:r>
          </w:p>
        </w:tc>
        <w:tc>
          <w:tcPr>
            <w:tcW w:w="867" w:type="dxa"/>
            <w:tcBorders/>
            <w:vAlign w:val="bottom"/>
          </w:tcPr>
          <w:p>
            <w:pPr>
              <w:pStyle w:val="Normal"/>
              <w:jc w:val="end"/>
              <w:rPr/>
            </w:pPr>
            <w:r>
              <w:rPr/>
              <w:t>-1.192</w:t>
            </w:r>
          </w:p>
        </w:tc>
        <w:tc>
          <w:tcPr>
            <w:tcW w:w="892" w:type="dxa"/>
            <w:tcBorders/>
            <w:vAlign w:val="bottom"/>
          </w:tcPr>
          <w:p>
            <w:pPr>
              <w:pStyle w:val="Normal"/>
              <w:jc w:val="end"/>
              <w:rPr/>
            </w:pPr>
            <w:r>
              <w:rPr/>
              <w:t>0.233</w:t>
            </w:r>
          </w:p>
        </w:tc>
        <w:tc>
          <w:tcPr>
            <w:tcW w:w="953" w:type="dxa"/>
            <w:tcBorders/>
            <w:vAlign w:val="bottom"/>
          </w:tcPr>
          <w:p>
            <w:pPr>
              <w:pStyle w:val="Normal"/>
              <w:rPr/>
            </w:pPr>
            <w:del w:id="76" w:author="Reviewer" w:date="2024-02-13T08:48:00Z">
              <w:r>
                <w:rPr/>
                <w:delText>ldmc</w:delText>
              </w:r>
            </w:del>
          </w:p>
        </w:tc>
        <w:tc>
          <w:tcPr>
            <w:tcW w:w="460" w:type="dxa"/>
            <w:tcBorders/>
            <w:vAlign w:val="bottom"/>
          </w:tcPr>
          <w:p>
            <w:pPr>
              <w:pStyle w:val="Normal"/>
              <w:rPr/>
            </w:pPr>
            <w:r>
              <w:rPr/>
            </w:r>
          </w:p>
        </w:tc>
      </w:tr>
      <w:tr>
        <w:trPr>
          <w:trHeight w:val="293" w:hRule="atLeast"/>
        </w:trPr>
        <w:tc>
          <w:tcPr>
            <w:tcW w:w="3642" w:type="dxa"/>
            <w:tcBorders>
              <w:bottom w:val="single" w:sz="4" w:space="0" w:color="000000"/>
            </w:tcBorders>
            <w:vAlign w:val="bottom"/>
          </w:tcPr>
          <w:p>
            <w:pPr>
              <w:pStyle w:val="Normal"/>
              <w:rPr/>
            </w:pPr>
            <w:r>
              <w:rPr/>
              <w:t>ldmc:effectINT:treatmentDrought</w:t>
            </w:r>
          </w:p>
        </w:tc>
        <w:tc>
          <w:tcPr>
            <w:tcW w:w="1040" w:type="dxa"/>
            <w:tcBorders>
              <w:bottom w:val="single" w:sz="4" w:space="0" w:color="000000"/>
            </w:tcBorders>
            <w:vAlign w:val="bottom"/>
          </w:tcPr>
          <w:p>
            <w:pPr>
              <w:pStyle w:val="Normal"/>
              <w:jc w:val="end"/>
              <w:rPr/>
            </w:pPr>
            <w:r>
              <w:rPr/>
              <w:t>7.049</w:t>
            </w:r>
          </w:p>
        </w:tc>
        <w:tc>
          <w:tcPr>
            <w:tcW w:w="1128" w:type="dxa"/>
            <w:tcBorders>
              <w:bottom w:val="single" w:sz="4" w:space="0" w:color="000000"/>
            </w:tcBorders>
            <w:vAlign w:val="bottom"/>
          </w:tcPr>
          <w:p>
            <w:pPr>
              <w:pStyle w:val="Normal"/>
              <w:jc w:val="end"/>
              <w:rPr/>
            </w:pPr>
            <w:r>
              <w:rPr/>
              <w:t>4.797</w:t>
            </w:r>
          </w:p>
        </w:tc>
        <w:tc>
          <w:tcPr>
            <w:tcW w:w="867" w:type="dxa"/>
            <w:tcBorders>
              <w:bottom w:val="single" w:sz="4" w:space="0" w:color="000000"/>
            </w:tcBorders>
            <w:vAlign w:val="bottom"/>
          </w:tcPr>
          <w:p>
            <w:pPr>
              <w:pStyle w:val="Normal"/>
              <w:jc w:val="end"/>
              <w:rPr/>
            </w:pPr>
            <w:r>
              <w:rPr/>
              <w:t>1.469</w:t>
            </w:r>
          </w:p>
        </w:tc>
        <w:tc>
          <w:tcPr>
            <w:tcW w:w="892" w:type="dxa"/>
            <w:tcBorders>
              <w:bottom w:val="single" w:sz="4" w:space="0" w:color="000000"/>
            </w:tcBorders>
            <w:vAlign w:val="bottom"/>
          </w:tcPr>
          <w:p>
            <w:pPr>
              <w:pStyle w:val="Normal"/>
              <w:jc w:val="end"/>
              <w:rPr/>
            </w:pPr>
            <w:r>
              <w:rPr/>
              <w:t>0.142</w:t>
            </w:r>
          </w:p>
        </w:tc>
        <w:tc>
          <w:tcPr>
            <w:tcW w:w="953" w:type="dxa"/>
            <w:tcBorders>
              <w:bottom w:val="single" w:sz="4" w:space="0" w:color="000000"/>
            </w:tcBorders>
            <w:vAlign w:val="bottom"/>
          </w:tcPr>
          <w:p>
            <w:pPr>
              <w:pStyle w:val="Normal"/>
              <w:rPr/>
            </w:pPr>
            <w:del w:id="77" w:author="Reviewer" w:date="2024-02-13T08:48:00Z">
              <w:r>
                <w:rPr/>
                <w:delText>ldmc</w:delText>
              </w:r>
            </w:del>
          </w:p>
        </w:tc>
        <w:tc>
          <w:tcPr>
            <w:tcW w:w="460" w:type="dxa"/>
            <w:tcBorders>
              <w:bottom w:val="single" w:sz="4" w:space="0" w:color="000000"/>
            </w:tcBorders>
            <w:vAlign w:val="bottom"/>
          </w:tcPr>
          <w:p>
            <w:pPr>
              <w:pStyle w:val="Normal"/>
              <w:rPr/>
            </w:pPr>
            <w:r>
              <w:rPr/>
            </w:r>
          </w:p>
        </w:tc>
      </w:tr>
      <w:tr>
        <w:trPr>
          <w:trHeight w:val="256" w:hRule="atLeast"/>
        </w:trPr>
        <w:tc>
          <w:tcPr>
            <w:tcW w:w="3642" w:type="dxa"/>
            <w:tcBorders>
              <w:top w:val="single" w:sz="4" w:space="0" w:color="000000"/>
            </w:tcBorders>
            <w:vAlign w:val="bottom"/>
          </w:tcPr>
          <w:p>
            <w:pPr>
              <w:pStyle w:val="Normal"/>
              <w:rPr/>
            </w:pPr>
            <w:r>
              <w:rPr/>
              <w:t>(Intercept)</w:t>
            </w:r>
          </w:p>
        </w:tc>
        <w:tc>
          <w:tcPr>
            <w:tcW w:w="1040" w:type="dxa"/>
            <w:tcBorders>
              <w:top w:val="single" w:sz="4" w:space="0" w:color="000000"/>
            </w:tcBorders>
            <w:vAlign w:val="bottom"/>
          </w:tcPr>
          <w:p>
            <w:pPr>
              <w:pStyle w:val="Normal"/>
              <w:jc w:val="end"/>
              <w:rPr/>
            </w:pPr>
            <w:r>
              <w:rPr/>
              <w:t>1.304</w:t>
            </w:r>
          </w:p>
        </w:tc>
        <w:tc>
          <w:tcPr>
            <w:tcW w:w="1128" w:type="dxa"/>
            <w:tcBorders>
              <w:top w:val="single" w:sz="4" w:space="0" w:color="000000"/>
            </w:tcBorders>
            <w:vAlign w:val="bottom"/>
          </w:tcPr>
          <w:p>
            <w:pPr>
              <w:pStyle w:val="Normal"/>
              <w:jc w:val="end"/>
              <w:rPr/>
            </w:pPr>
            <w:r>
              <w:rPr/>
              <w:t>0.719</w:t>
            </w:r>
          </w:p>
        </w:tc>
        <w:tc>
          <w:tcPr>
            <w:tcW w:w="867" w:type="dxa"/>
            <w:tcBorders>
              <w:top w:val="single" w:sz="4" w:space="0" w:color="000000"/>
            </w:tcBorders>
            <w:vAlign w:val="bottom"/>
          </w:tcPr>
          <w:p>
            <w:pPr>
              <w:pStyle w:val="Normal"/>
              <w:jc w:val="end"/>
              <w:rPr/>
            </w:pPr>
            <w:r>
              <w:rPr/>
              <w:t>1.813</w:t>
            </w:r>
          </w:p>
        </w:tc>
        <w:tc>
          <w:tcPr>
            <w:tcW w:w="892" w:type="dxa"/>
            <w:tcBorders>
              <w:top w:val="single" w:sz="4" w:space="0" w:color="000000"/>
            </w:tcBorders>
            <w:vAlign w:val="bottom"/>
          </w:tcPr>
          <w:p>
            <w:pPr>
              <w:pStyle w:val="Normal"/>
              <w:jc w:val="end"/>
              <w:rPr/>
            </w:pPr>
            <w:r>
              <w:rPr/>
              <w:t>0.070</w:t>
            </w:r>
          </w:p>
        </w:tc>
        <w:tc>
          <w:tcPr>
            <w:tcW w:w="953" w:type="dxa"/>
            <w:tcBorders>
              <w:top w:val="single" w:sz="4" w:space="0" w:color="000000"/>
            </w:tcBorders>
            <w:vAlign w:val="bottom"/>
          </w:tcPr>
          <w:p>
            <w:pPr>
              <w:pStyle w:val="Normal"/>
              <w:rPr/>
            </w:pPr>
            <w:r>
              <w:rPr/>
              <w:t>lma</w:t>
            </w:r>
          </w:p>
        </w:tc>
        <w:tc>
          <w:tcPr>
            <w:tcW w:w="460" w:type="dxa"/>
            <w:tcBorders>
              <w:top w:val="single" w:sz="4" w:space="0" w:color="000000"/>
            </w:tcBorders>
            <w:vAlign w:val="bottom"/>
          </w:tcPr>
          <w:p>
            <w:pPr>
              <w:pStyle w:val="Normal"/>
              <w:rPr/>
            </w:pPr>
            <w:r>
              <w:rPr/>
            </w:r>
          </w:p>
        </w:tc>
      </w:tr>
      <w:tr>
        <w:trPr>
          <w:trHeight w:val="256" w:hRule="atLeast"/>
        </w:trPr>
        <w:tc>
          <w:tcPr>
            <w:tcW w:w="3642" w:type="dxa"/>
            <w:tcBorders/>
            <w:vAlign w:val="bottom"/>
          </w:tcPr>
          <w:p>
            <w:pPr>
              <w:pStyle w:val="Normal"/>
              <w:rPr/>
            </w:pPr>
            <w:r>
              <w:rPr/>
              <w:t>lma</w:t>
            </w:r>
          </w:p>
        </w:tc>
        <w:tc>
          <w:tcPr>
            <w:tcW w:w="1040" w:type="dxa"/>
            <w:tcBorders/>
            <w:vAlign w:val="bottom"/>
          </w:tcPr>
          <w:p>
            <w:pPr>
              <w:pStyle w:val="Normal"/>
              <w:jc w:val="end"/>
              <w:rPr/>
            </w:pPr>
            <w:r>
              <w:rPr/>
              <w:t>50.707</w:t>
            </w:r>
          </w:p>
        </w:tc>
        <w:tc>
          <w:tcPr>
            <w:tcW w:w="1128" w:type="dxa"/>
            <w:tcBorders/>
            <w:vAlign w:val="bottom"/>
          </w:tcPr>
          <w:p>
            <w:pPr>
              <w:pStyle w:val="Normal"/>
              <w:jc w:val="end"/>
              <w:rPr/>
            </w:pPr>
            <w:r>
              <w:rPr/>
              <w:t>100.816</w:t>
            </w:r>
          </w:p>
        </w:tc>
        <w:tc>
          <w:tcPr>
            <w:tcW w:w="867" w:type="dxa"/>
            <w:tcBorders/>
            <w:vAlign w:val="bottom"/>
          </w:tcPr>
          <w:p>
            <w:pPr>
              <w:pStyle w:val="Normal"/>
              <w:jc w:val="end"/>
              <w:rPr/>
            </w:pPr>
            <w:r>
              <w:rPr/>
              <w:t>0.503</w:t>
            </w:r>
          </w:p>
        </w:tc>
        <w:tc>
          <w:tcPr>
            <w:tcW w:w="892" w:type="dxa"/>
            <w:tcBorders/>
            <w:vAlign w:val="bottom"/>
          </w:tcPr>
          <w:p>
            <w:pPr>
              <w:pStyle w:val="Normal"/>
              <w:jc w:val="end"/>
              <w:rPr/>
            </w:pPr>
            <w:r>
              <w:rPr/>
              <w:t>0.615</w:t>
            </w:r>
          </w:p>
        </w:tc>
        <w:tc>
          <w:tcPr>
            <w:tcW w:w="953" w:type="dxa"/>
            <w:tcBorders/>
            <w:vAlign w:val="bottom"/>
          </w:tcPr>
          <w:p>
            <w:pPr>
              <w:pStyle w:val="Normal"/>
              <w:rPr/>
            </w:pPr>
            <w:r>
              <w:rPr/>
              <w:t>lma</w:t>
            </w:r>
          </w:p>
        </w:tc>
        <w:tc>
          <w:tcPr>
            <w:tcW w:w="460" w:type="dxa"/>
            <w:tcBorders/>
            <w:vAlign w:val="bottom"/>
          </w:tcPr>
          <w:p>
            <w:pPr>
              <w:pStyle w:val="Normal"/>
              <w:rPr/>
            </w:pPr>
            <w:r>
              <w:rPr/>
            </w:r>
          </w:p>
        </w:tc>
      </w:tr>
      <w:tr>
        <w:trPr>
          <w:trHeight w:val="256" w:hRule="atLeast"/>
        </w:trPr>
        <w:tc>
          <w:tcPr>
            <w:tcW w:w="3642" w:type="dxa"/>
            <w:tcBorders/>
            <w:vAlign w:val="bottom"/>
          </w:tcPr>
          <w:p>
            <w:pPr>
              <w:pStyle w:val="Normal"/>
              <w:rPr/>
            </w:pPr>
            <w:r>
              <w:rPr/>
              <w:t>effectINT</w:t>
            </w:r>
          </w:p>
        </w:tc>
        <w:tc>
          <w:tcPr>
            <w:tcW w:w="1040" w:type="dxa"/>
            <w:tcBorders/>
            <w:vAlign w:val="bottom"/>
          </w:tcPr>
          <w:p>
            <w:pPr>
              <w:pStyle w:val="Normal"/>
              <w:jc w:val="end"/>
              <w:rPr/>
            </w:pPr>
            <w:r>
              <w:rPr/>
              <w:t>0.526</w:t>
            </w:r>
          </w:p>
        </w:tc>
        <w:tc>
          <w:tcPr>
            <w:tcW w:w="1128" w:type="dxa"/>
            <w:tcBorders/>
            <w:vAlign w:val="bottom"/>
          </w:tcPr>
          <w:p>
            <w:pPr>
              <w:pStyle w:val="Normal"/>
              <w:jc w:val="end"/>
              <w:rPr/>
            </w:pPr>
            <w:r>
              <w:rPr/>
              <w:t>0.384</w:t>
            </w:r>
          </w:p>
        </w:tc>
        <w:tc>
          <w:tcPr>
            <w:tcW w:w="867" w:type="dxa"/>
            <w:tcBorders/>
            <w:vAlign w:val="bottom"/>
          </w:tcPr>
          <w:p>
            <w:pPr>
              <w:pStyle w:val="Normal"/>
              <w:jc w:val="end"/>
              <w:rPr/>
            </w:pPr>
            <w:r>
              <w:rPr/>
              <w:t>1.369</w:t>
            </w:r>
          </w:p>
        </w:tc>
        <w:tc>
          <w:tcPr>
            <w:tcW w:w="892" w:type="dxa"/>
            <w:tcBorders/>
            <w:vAlign w:val="bottom"/>
          </w:tcPr>
          <w:p>
            <w:pPr>
              <w:pStyle w:val="Normal"/>
              <w:jc w:val="end"/>
              <w:rPr/>
            </w:pPr>
            <w:r>
              <w:rPr/>
              <w:t>0.171</w:t>
            </w:r>
          </w:p>
        </w:tc>
        <w:tc>
          <w:tcPr>
            <w:tcW w:w="953" w:type="dxa"/>
            <w:tcBorders/>
            <w:vAlign w:val="bottom"/>
          </w:tcPr>
          <w:p>
            <w:pPr>
              <w:pStyle w:val="Normal"/>
              <w:rPr/>
            </w:pPr>
            <w:r>
              <w:rPr/>
              <w:t>lma</w:t>
            </w:r>
          </w:p>
        </w:tc>
        <w:tc>
          <w:tcPr>
            <w:tcW w:w="460" w:type="dxa"/>
            <w:tcBorders/>
            <w:vAlign w:val="bottom"/>
          </w:tcPr>
          <w:p>
            <w:pPr>
              <w:pStyle w:val="Normal"/>
              <w:rPr/>
            </w:pPr>
            <w:r>
              <w:rPr/>
            </w:r>
          </w:p>
        </w:tc>
      </w:tr>
      <w:tr>
        <w:trPr>
          <w:trHeight w:val="256" w:hRule="atLeast"/>
        </w:trPr>
        <w:tc>
          <w:tcPr>
            <w:tcW w:w="3642" w:type="dxa"/>
            <w:tcBorders/>
            <w:vAlign w:val="bottom"/>
          </w:tcPr>
          <w:p>
            <w:pPr>
              <w:pStyle w:val="Normal"/>
              <w:rPr/>
            </w:pPr>
            <w:r>
              <w:rPr/>
              <w:t>treatmentDrought</w:t>
            </w:r>
          </w:p>
        </w:tc>
        <w:tc>
          <w:tcPr>
            <w:tcW w:w="1040" w:type="dxa"/>
            <w:tcBorders/>
            <w:vAlign w:val="bottom"/>
          </w:tcPr>
          <w:p>
            <w:pPr>
              <w:pStyle w:val="Normal"/>
              <w:jc w:val="end"/>
              <w:rPr/>
            </w:pPr>
            <w:r>
              <w:rPr/>
              <w:t>1.499</w:t>
            </w:r>
          </w:p>
        </w:tc>
        <w:tc>
          <w:tcPr>
            <w:tcW w:w="1128" w:type="dxa"/>
            <w:tcBorders/>
            <w:vAlign w:val="bottom"/>
          </w:tcPr>
          <w:p>
            <w:pPr>
              <w:pStyle w:val="Normal"/>
              <w:jc w:val="end"/>
              <w:rPr/>
            </w:pPr>
            <w:r>
              <w:rPr/>
              <w:t>0.512</w:t>
            </w:r>
          </w:p>
        </w:tc>
        <w:tc>
          <w:tcPr>
            <w:tcW w:w="867" w:type="dxa"/>
            <w:tcBorders/>
            <w:vAlign w:val="bottom"/>
          </w:tcPr>
          <w:p>
            <w:pPr>
              <w:pStyle w:val="Normal"/>
              <w:jc w:val="end"/>
              <w:rPr/>
            </w:pPr>
            <w:r>
              <w:rPr/>
              <w:t>2.929</w:t>
            </w:r>
          </w:p>
        </w:tc>
        <w:tc>
          <w:tcPr>
            <w:tcW w:w="892" w:type="dxa"/>
            <w:tcBorders/>
            <w:vAlign w:val="bottom"/>
          </w:tcPr>
          <w:p>
            <w:pPr>
              <w:pStyle w:val="Normal"/>
              <w:jc w:val="end"/>
              <w:rPr/>
            </w:pPr>
            <w:r>
              <w:rPr/>
              <w:t>0.003</w:t>
            </w:r>
          </w:p>
        </w:tc>
        <w:tc>
          <w:tcPr>
            <w:tcW w:w="953" w:type="dxa"/>
            <w:tcBorders/>
            <w:vAlign w:val="bottom"/>
          </w:tcPr>
          <w:p>
            <w:pPr>
              <w:pStyle w:val="Normal"/>
              <w:rPr/>
            </w:pPr>
            <w:r>
              <w:rPr/>
              <w:t>lma</w:t>
            </w:r>
          </w:p>
        </w:tc>
        <w:tc>
          <w:tcPr>
            <w:tcW w:w="460" w:type="dxa"/>
            <w:tcBorders/>
            <w:vAlign w:val="bottom"/>
          </w:tcPr>
          <w:p>
            <w:pPr>
              <w:pStyle w:val="Normal"/>
              <w:rPr/>
            </w:pPr>
            <w:r>
              <w:rPr/>
              <w:t>*</w:t>
            </w:r>
          </w:p>
        </w:tc>
      </w:tr>
      <w:tr>
        <w:trPr>
          <w:trHeight w:val="256" w:hRule="atLeast"/>
        </w:trPr>
        <w:tc>
          <w:tcPr>
            <w:tcW w:w="3642" w:type="dxa"/>
            <w:tcBorders/>
            <w:vAlign w:val="bottom"/>
          </w:tcPr>
          <w:p>
            <w:pPr>
              <w:pStyle w:val="Normal"/>
              <w:rPr/>
            </w:pPr>
            <w:r>
              <w:rPr/>
              <w:t>lma:effectINT</w:t>
            </w:r>
          </w:p>
        </w:tc>
        <w:tc>
          <w:tcPr>
            <w:tcW w:w="1040" w:type="dxa"/>
            <w:tcBorders/>
            <w:vAlign w:val="bottom"/>
          </w:tcPr>
          <w:p>
            <w:pPr>
              <w:pStyle w:val="Normal"/>
              <w:jc w:val="end"/>
              <w:rPr/>
            </w:pPr>
            <w:r>
              <w:rPr/>
              <w:t>-135.941</w:t>
            </w:r>
          </w:p>
        </w:tc>
        <w:tc>
          <w:tcPr>
            <w:tcW w:w="1128" w:type="dxa"/>
            <w:tcBorders/>
            <w:vAlign w:val="bottom"/>
          </w:tcPr>
          <w:p>
            <w:pPr>
              <w:pStyle w:val="Normal"/>
              <w:jc w:val="end"/>
              <w:rPr/>
            </w:pPr>
            <w:r>
              <w:rPr/>
              <w:t>44.456</w:t>
            </w:r>
          </w:p>
        </w:tc>
        <w:tc>
          <w:tcPr>
            <w:tcW w:w="867" w:type="dxa"/>
            <w:tcBorders/>
            <w:vAlign w:val="bottom"/>
          </w:tcPr>
          <w:p>
            <w:pPr>
              <w:pStyle w:val="Normal"/>
              <w:jc w:val="end"/>
              <w:rPr/>
            </w:pPr>
            <w:r>
              <w:rPr/>
              <w:t>-3.058</w:t>
            </w:r>
          </w:p>
        </w:tc>
        <w:tc>
          <w:tcPr>
            <w:tcW w:w="892" w:type="dxa"/>
            <w:tcBorders/>
            <w:vAlign w:val="bottom"/>
          </w:tcPr>
          <w:p>
            <w:pPr>
              <w:pStyle w:val="Normal"/>
              <w:jc w:val="end"/>
              <w:rPr/>
            </w:pPr>
            <w:r>
              <w:rPr/>
              <w:t>0.002</w:t>
            </w:r>
          </w:p>
        </w:tc>
        <w:tc>
          <w:tcPr>
            <w:tcW w:w="953" w:type="dxa"/>
            <w:tcBorders/>
            <w:vAlign w:val="bottom"/>
          </w:tcPr>
          <w:p>
            <w:pPr>
              <w:pStyle w:val="Normal"/>
              <w:rPr/>
            </w:pPr>
            <w:r>
              <w:rPr/>
              <w:t>lma</w:t>
            </w:r>
          </w:p>
        </w:tc>
        <w:tc>
          <w:tcPr>
            <w:tcW w:w="460" w:type="dxa"/>
            <w:tcBorders/>
            <w:vAlign w:val="bottom"/>
          </w:tcPr>
          <w:p>
            <w:pPr>
              <w:pStyle w:val="Normal"/>
              <w:rPr/>
            </w:pPr>
            <w:r>
              <w:rPr/>
              <w:t>*</w:t>
            </w:r>
          </w:p>
        </w:tc>
      </w:tr>
      <w:tr>
        <w:trPr>
          <w:trHeight w:val="256" w:hRule="atLeast"/>
        </w:trPr>
        <w:tc>
          <w:tcPr>
            <w:tcW w:w="3642" w:type="dxa"/>
            <w:tcBorders/>
            <w:vAlign w:val="bottom"/>
          </w:tcPr>
          <w:p>
            <w:pPr>
              <w:pStyle w:val="Normal"/>
              <w:rPr/>
            </w:pPr>
            <w:r>
              <w:rPr/>
              <w:t>lma:treatmentDrought</w:t>
            </w:r>
          </w:p>
        </w:tc>
        <w:tc>
          <w:tcPr>
            <w:tcW w:w="1040" w:type="dxa"/>
            <w:tcBorders/>
            <w:vAlign w:val="bottom"/>
          </w:tcPr>
          <w:p>
            <w:pPr>
              <w:pStyle w:val="Normal"/>
              <w:jc w:val="end"/>
              <w:rPr/>
            </w:pPr>
            <w:r>
              <w:rPr/>
              <w:t>-276.527</w:t>
            </w:r>
          </w:p>
        </w:tc>
        <w:tc>
          <w:tcPr>
            <w:tcW w:w="1128" w:type="dxa"/>
            <w:tcBorders/>
            <w:vAlign w:val="bottom"/>
          </w:tcPr>
          <w:p>
            <w:pPr>
              <w:pStyle w:val="Normal"/>
              <w:jc w:val="end"/>
              <w:rPr/>
            </w:pPr>
            <w:r>
              <w:rPr/>
              <w:t>67.783</w:t>
            </w:r>
          </w:p>
        </w:tc>
        <w:tc>
          <w:tcPr>
            <w:tcW w:w="867" w:type="dxa"/>
            <w:tcBorders/>
            <w:vAlign w:val="bottom"/>
          </w:tcPr>
          <w:p>
            <w:pPr>
              <w:pStyle w:val="Normal"/>
              <w:jc w:val="end"/>
              <w:rPr/>
            </w:pPr>
            <w:r>
              <w:rPr/>
              <w:t>-4.080</w:t>
            </w:r>
          </w:p>
        </w:tc>
        <w:tc>
          <w:tcPr>
            <w:tcW w:w="892" w:type="dxa"/>
            <w:tcBorders/>
            <w:vAlign w:val="bottom"/>
          </w:tcPr>
          <w:p>
            <w:pPr>
              <w:pStyle w:val="Normal"/>
              <w:jc w:val="end"/>
              <w:rPr/>
            </w:pPr>
            <w:r>
              <w:rPr/>
              <w:t>0.000</w:t>
            </w:r>
          </w:p>
        </w:tc>
        <w:tc>
          <w:tcPr>
            <w:tcW w:w="953" w:type="dxa"/>
            <w:tcBorders/>
            <w:vAlign w:val="bottom"/>
          </w:tcPr>
          <w:p>
            <w:pPr>
              <w:pStyle w:val="Normal"/>
              <w:rPr/>
            </w:pPr>
            <w:r>
              <w:rPr/>
              <w:t>lma</w:t>
            </w:r>
          </w:p>
        </w:tc>
        <w:tc>
          <w:tcPr>
            <w:tcW w:w="460" w:type="dxa"/>
            <w:tcBorders/>
            <w:vAlign w:val="bottom"/>
          </w:tcPr>
          <w:p>
            <w:pPr>
              <w:pStyle w:val="Normal"/>
              <w:rPr/>
            </w:pPr>
            <w:r>
              <w:rPr/>
              <w:t>*</w:t>
            </w:r>
          </w:p>
        </w:tc>
      </w:tr>
      <w:tr>
        <w:trPr>
          <w:trHeight w:val="256" w:hRule="atLeast"/>
        </w:trPr>
        <w:tc>
          <w:tcPr>
            <w:tcW w:w="3642" w:type="dxa"/>
            <w:tcBorders/>
            <w:vAlign w:val="bottom"/>
          </w:tcPr>
          <w:p>
            <w:pPr>
              <w:pStyle w:val="Normal"/>
              <w:rPr/>
            </w:pPr>
            <w:r>
              <w:rPr/>
              <w:t>effectINT:treatmentDrought</w:t>
            </w:r>
          </w:p>
        </w:tc>
        <w:tc>
          <w:tcPr>
            <w:tcW w:w="1040" w:type="dxa"/>
            <w:tcBorders/>
            <w:vAlign w:val="bottom"/>
          </w:tcPr>
          <w:p>
            <w:pPr>
              <w:pStyle w:val="Normal"/>
              <w:jc w:val="end"/>
              <w:rPr/>
            </w:pPr>
            <w:r>
              <w:rPr/>
              <w:t>-1.135</w:t>
            </w:r>
          </w:p>
        </w:tc>
        <w:tc>
          <w:tcPr>
            <w:tcW w:w="1128" w:type="dxa"/>
            <w:tcBorders/>
            <w:vAlign w:val="bottom"/>
          </w:tcPr>
          <w:p>
            <w:pPr>
              <w:pStyle w:val="Normal"/>
              <w:jc w:val="end"/>
              <w:rPr/>
            </w:pPr>
            <w:r>
              <w:rPr/>
              <w:t>0.598</w:t>
            </w:r>
          </w:p>
        </w:tc>
        <w:tc>
          <w:tcPr>
            <w:tcW w:w="867" w:type="dxa"/>
            <w:tcBorders/>
            <w:vAlign w:val="bottom"/>
          </w:tcPr>
          <w:p>
            <w:pPr>
              <w:pStyle w:val="Normal"/>
              <w:jc w:val="end"/>
              <w:rPr/>
            </w:pPr>
            <w:r>
              <w:rPr/>
              <w:t>-1.900</w:t>
            </w:r>
          </w:p>
        </w:tc>
        <w:tc>
          <w:tcPr>
            <w:tcW w:w="892" w:type="dxa"/>
            <w:tcBorders/>
            <w:vAlign w:val="bottom"/>
          </w:tcPr>
          <w:p>
            <w:pPr>
              <w:pStyle w:val="Normal"/>
              <w:jc w:val="end"/>
              <w:rPr/>
            </w:pPr>
            <w:r>
              <w:rPr/>
              <w:t>0.057</w:t>
            </w:r>
          </w:p>
        </w:tc>
        <w:tc>
          <w:tcPr>
            <w:tcW w:w="953" w:type="dxa"/>
            <w:tcBorders/>
            <w:vAlign w:val="bottom"/>
          </w:tcPr>
          <w:p>
            <w:pPr>
              <w:pStyle w:val="Normal"/>
              <w:rPr/>
            </w:pPr>
            <w:r>
              <w:rPr/>
              <w:t>lma</w:t>
            </w:r>
          </w:p>
        </w:tc>
        <w:tc>
          <w:tcPr>
            <w:tcW w:w="460" w:type="dxa"/>
            <w:tcBorders/>
            <w:vAlign w:val="bottom"/>
          </w:tcPr>
          <w:p>
            <w:pPr>
              <w:pStyle w:val="Normal"/>
              <w:rPr/>
            </w:pPr>
            <w:r>
              <w:rPr/>
              <w:t>.</w:t>
            </w:r>
          </w:p>
        </w:tc>
      </w:tr>
      <w:tr>
        <w:trPr>
          <w:trHeight w:val="256" w:hRule="atLeast"/>
        </w:trPr>
        <w:tc>
          <w:tcPr>
            <w:tcW w:w="3642" w:type="dxa"/>
            <w:tcBorders>
              <w:bottom w:val="single" w:sz="4" w:space="0" w:color="000000"/>
            </w:tcBorders>
            <w:vAlign w:val="bottom"/>
          </w:tcPr>
          <w:p>
            <w:pPr>
              <w:pStyle w:val="Normal"/>
              <w:rPr/>
            </w:pPr>
            <w:r>
              <w:rPr/>
              <w:t>lma:effectINT:treatmentDrought</w:t>
            </w:r>
          </w:p>
        </w:tc>
        <w:tc>
          <w:tcPr>
            <w:tcW w:w="1040" w:type="dxa"/>
            <w:tcBorders>
              <w:bottom w:val="single" w:sz="4" w:space="0" w:color="000000"/>
            </w:tcBorders>
            <w:vAlign w:val="bottom"/>
          </w:tcPr>
          <w:p>
            <w:pPr>
              <w:pStyle w:val="Normal"/>
              <w:jc w:val="end"/>
              <w:rPr/>
            </w:pPr>
            <w:commentRangeStart w:id="10"/>
            <w:r>
              <w:rPr/>
              <w:t>241.092</w:t>
            </w:r>
          </w:p>
        </w:tc>
        <w:tc>
          <w:tcPr>
            <w:tcW w:w="1128" w:type="dxa"/>
            <w:tcBorders>
              <w:bottom w:val="single" w:sz="4" w:space="0" w:color="000000"/>
            </w:tcBorders>
            <w:vAlign w:val="bottom"/>
          </w:tcPr>
          <w:p>
            <w:pPr>
              <w:pStyle w:val="Normal"/>
              <w:jc w:val="end"/>
              <w:rPr/>
            </w:pPr>
            <w:r>
              <w:rPr/>
              <w:t>71.904</w:t>
            </w:r>
            <w:commentRangeEnd w:id="10"/>
            <w:r>
              <w:commentReference w:id="10"/>
            </w:r>
            <w:r>
              <w:rPr/>
            </w:r>
          </w:p>
        </w:tc>
        <w:tc>
          <w:tcPr>
            <w:tcW w:w="867" w:type="dxa"/>
            <w:tcBorders>
              <w:bottom w:val="single" w:sz="4" w:space="0" w:color="000000"/>
            </w:tcBorders>
            <w:vAlign w:val="bottom"/>
          </w:tcPr>
          <w:p>
            <w:pPr>
              <w:pStyle w:val="Normal"/>
              <w:jc w:val="end"/>
              <w:rPr/>
            </w:pPr>
            <w:r>
              <w:rPr/>
              <w:t>3.353</w:t>
            </w:r>
          </w:p>
        </w:tc>
        <w:tc>
          <w:tcPr>
            <w:tcW w:w="892" w:type="dxa"/>
            <w:tcBorders>
              <w:bottom w:val="single" w:sz="4" w:space="0" w:color="000000"/>
            </w:tcBorders>
            <w:vAlign w:val="bottom"/>
          </w:tcPr>
          <w:p>
            <w:pPr>
              <w:pStyle w:val="Normal"/>
              <w:jc w:val="end"/>
              <w:rPr/>
            </w:pPr>
            <w:r>
              <w:rPr/>
              <w:t>0.001</w:t>
            </w:r>
          </w:p>
        </w:tc>
        <w:tc>
          <w:tcPr>
            <w:tcW w:w="953" w:type="dxa"/>
            <w:tcBorders>
              <w:bottom w:val="single" w:sz="4" w:space="0" w:color="000000"/>
            </w:tcBorders>
            <w:vAlign w:val="bottom"/>
          </w:tcPr>
          <w:p>
            <w:pPr>
              <w:pStyle w:val="Normal"/>
              <w:rPr/>
            </w:pPr>
            <w:r>
              <w:rPr/>
              <w:t>lma</w:t>
            </w:r>
          </w:p>
        </w:tc>
        <w:tc>
          <w:tcPr>
            <w:tcW w:w="460" w:type="dxa"/>
            <w:tcBorders>
              <w:bottom w:val="single" w:sz="4" w:space="0" w:color="000000"/>
            </w:tcBorders>
            <w:vAlign w:val="bottom"/>
          </w:tcPr>
          <w:p>
            <w:pPr>
              <w:pStyle w:val="Normal"/>
              <w:rPr/>
            </w:pPr>
            <w:r>
              <w:rPr/>
              <w:t>*</w:t>
            </w:r>
          </w:p>
        </w:tc>
      </w:tr>
      <w:tr>
        <w:trPr>
          <w:trHeight w:val="256" w:hRule="atLeast"/>
        </w:trPr>
        <w:tc>
          <w:tcPr>
            <w:tcW w:w="3642" w:type="dxa"/>
            <w:tcBorders>
              <w:top w:val="single" w:sz="4" w:space="0" w:color="000000"/>
            </w:tcBorders>
            <w:vAlign w:val="bottom"/>
          </w:tcPr>
          <w:p>
            <w:pPr>
              <w:pStyle w:val="Normal"/>
              <w:rPr/>
            </w:pPr>
            <w:r>
              <w:rPr/>
              <w:t>(Intercept)</w:t>
            </w:r>
          </w:p>
        </w:tc>
        <w:tc>
          <w:tcPr>
            <w:tcW w:w="1040" w:type="dxa"/>
            <w:tcBorders>
              <w:top w:val="single" w:sz="4" w:space="0" w:color="000000"/>
            </w:tcBorders>
            <w:vAlign w:val="bottom"/>
          </w:tcPr>
          <w:p>
            <w:pPr>
              <w:pStyle w:val="Normal"/>
              <w:jc w:val="end"/>
              <w:rPr/>
            </w:pPr>
            <w:r>
              <w:rPr/>
              <w:t>1.626</w:t>
            </w:r>
          </w:p>
        </w:tc>
        <w:tc>
          <w:tcPr>
            <w:tcW w:w="1128" w:type="dxa"/>
            <w:tcBorders>
              <w:top w:val="single" w:sz="4" w:space="0" w:color="000000"/>
            </w:tcBorders>
            <w:vAlign w:val="bottom"/>
          </w:tcPr>
          <w:p>
            <w:pPr>
              <w:pStyle w:val="Normal"/>
              <w:jc w:val="end"/>
              <w:rPr/>
            </w:pPr>
            <w:r>
              <w:rPr/>
              <w:t>0.366</w:t>
            </w:r>
          </w:p>
        </w:tc>
        <w:tc>
          <w:tcPr>
            <w:tcW w:w="867" w:type="dxa"/>
            <w:tcBorders>
              <w:top w:val="single" w:sz="4" w:space="0" w:color="000000"/>
            </w:tcBorders>
            <w:vAlign w:val="bottom"/>
          </w:tcPr>
          <w:p>
            <w:pPr>
              <w:pStyle w:val="Normal"/>
              <w:jc w:val="end"/>
              <w:rPr/>
            </w:pPr>
            <w:r>
              <w:rPr/>
              <w:t>4.448</w:t>
            </w:r>
          </w:p>
        </w:tc>
        <w:tc>
          <w:tcPr>
            <w:tcW w:w="892" w:type="dxa"/>
            <w:tcBorders>
              <w:top w:val="single" w:sz="4" w:space="0" w:color="000000"/>
            </w:tcBorders>
            <w:vAlign w:val="bottom"/>
          </w:tcPr>
          <w:p>
            <w:pPr>
              <w:pStyle w:val="Normal"/>
              <w:jc w:val="end"/>
              <w:rPr/>
            </w:pPr>
            <w:r>
              <w:rPr/>
              <w:t>0.000</w:t>
            </w:r>
          </w:p>
        </w:tc>
        <w:tc>
          <w:tcPr>
            <w:tcW w:w="953" w:type="dxa"/>
            <w:tcBorders>
              <w:top w:val="single" w:sz="4" w:space="0" w:color="000000"/>
            </w:tcBorders>
            <w:vAlign w:val="bottom"/>
          </w:tcPr>
          <w:p>
            <w:pPr>
              <w:pStyle w:val="Normal"/>
              <w:rPr/>
            </w:pPr>
            <w:r>
              <w:rPr/>
              <w:t>pc1</w:t>
            </w:r>
          </w:p>
        </w:tc>
        <w:tc>
          <w:tcPr>
            <w:tcW w:w="460" w:type="dxa"/>
            <w:tcBorders>
              <w:top w:val="single" w:sz="4" w:space="0" w:color="000000"/>
            </w:tcBorders>
            <w:vAlign w:val="bottom"/>
          </w:tcPr>
          <w:p>
            <w:pPr>
              <w:pStyle w:val="Normal"/>
              <w:rPr/>
            </w:pPr>
            <w:r>
              <w:rPr/>
            </w:r>
          </w:p>
        </w:tc>
      </w:tr>
      <w:tr>
        <w:trPr>
          <w:trHeight w:val="256" w:hRule="atLeast"/>
        </w:trPr>
        <w:tc>
          <w:tcPr>
            <w:tcW w:w="3642" w:type="dxa"/>
            <w:tcBorders/>
            <w:vAlign w:val="bottom"/>
          </w:tcPr>
          <w:p>
            <w:pPr>
              <w:pStyle w:val="Normal"/>
              <w:rPr/>
            </w:pPr>
            <w:commentRangeStart w:id="11"/>
            <w:r>
              <w:rPr/>
              <w:t>PC1</w:t>
            </w:r>
            <w:commentRangeEnd w:id="11"/>
            <w:r>
              <w:commentReference w:id="11"/>
            </w:r>
            <w:r>
              <w:rPr/>
            </w:r>
          </w:p>
        </w:tc>
        <w:tc>
          <w:tcPr>
            <w:tcW w:w="1040" w:type="dxa"/>
            <w:tcBorders/>
            <w:vAlign w:val="bottom"/>
          </w:tcPr>
          <w:p>
            <w:pPr>
              <w:pStyle w:val="Normal"/>
              <w:jc w:val="end"/>
              <w:rPr/>
            </w:pPr>
            <w:r>
              <w:rPr/>
              <w:t>0.137</w:t>
            </w:r>
          </w:p>
        </w:tc>
        <w:tc>
          <w:tcPr>
            <w:tcW w:w="1128" w:type="dxa"/>
            <w:tcBorders/>
            <w:vAlign w:val="bottom"/>
          </w:tcPr>
          <w:p>
            <w:pPr>
              <w:pStyle w:val="Normal"/>
              <w:jc w:val="end"/>
              <w:rPr/>
            </w:pPr>
            <w:r>
              <w:rPr/>
              <w:t>0.225</w:t>
            </w:r>
          </w:p>
        </w:tc>
        <w:tc>
          <w:tcPr>
            <w:tcW w:w="867" w:type="dxa"/>
            <w:tcBorders/>
            <w:vAlign w:val="bottom"/>
          </w:tcPr>
          <w:p>
            <w:pPr>
              <w:pStyle w:val="Normal"/>
              <w:jc w:val="end"/>
              <w:rPr/>
            </w:pPr>
            <w:r>
              <w:rPr/>
              <w:t>0.606</w:t>
            </w:r>
          </w:p>
        </w:tc>
        <w:tc>
          <w:tcPr>
            <w:tcW w:w="892" w:type="dxa"/>
            <w:tcBorders/>
            <w:vAlign w:val="bottom"/>
          </w:tcPr>
          <w:p>
            <w:pPr>
              <w:pStyle w:val="Normal"/>
              <w:jc w:val="end"/>
              <w:rPr/>
            </w:pPr>
            <w:r>
              <w:rPr/>
              <w:t>0.544</w:t>
            </w:r>
          </w:p>
        </w:tc>
        <w:tc>
          <w:tcPr>
            <w:tcW w:w="953" w:type="dxa"/>
            <w:tcBorders/>
            <w:vAlign w:val="bottom"/>
          </w:tcPr>
          <w:p>
            <w:pPr>
              <w:pStyle w:val="Normal"/>
              <w:rPr/>
            </w:pPr>
            <w:r>
              <w:rPr/>
              <w:t>pc1</w:t>
            </w:r>
          </w:p>
        </w:tc>
        <w:tc>
          <w:tcPr>
            <w:tcW w:w="460" w:type="dxa"/>
            <w:tcBorders/>
            <w:vAlign w:val="bottom"/>
          </w:tcPr>
          <w:p>
            <w:pPr>
              <w:pStyle w:val="Normal"/>
              <w:rPr/>
            </w:pPr>
            <w:r>
              <w:rPr/>
            </w:r>
          </w:p>
        </w:tc>
      </w:tr>
      <w:tr>
        <w:trPr>
          <w:trHeight w:val="256" w:hRule="atLeast"/>
        </w:trPr>
        <w:tc>
          <w:tcPr>
            <w:tcW w:w="3642" w:type="dxa"/>
            <w:tcBorders/>
            <w:vAlign w:val="bottom"/>
          </w:tcPr>
          <w:p>
            <w:pPr>
              <w:pStyle w:val="Normal"/>
              <w:rPr/>
            </w:pPr>
            <w:r>
              <w:rPr/>
              <w:t>effectINT</w:t>
            </w:r>
          </w:p>
        </w:tc>
        <w:tc>
          <w:tcPr>
            <w:tcW w:w="1040" w:type="dxa"/>
            <w:tcBorders/>
            <w:vAlign w:val="bottom"/>
          </w:tcPr>
          <w:p>
            <w:pPr>
              <w:pStyle w:val="Normal"/>
              <w:jc w:val="end"/>
              <w:rPr/>
            </w:pPr>
            <w:r>
              <w:rPr/>
              <w:t>-0.310</w:t>
            </w:r>
          </w:p>
        </w:tc>
        <w:tc>
          <w:tcPr>
            <w:tcW w:w="1128" w:type="dxa"/>
            <w:tcBorders/>
            <w:vAlign w:val="bottom"/>
          </w:tcPr>
          <w:p>
            <w:pPr>
              <w:pStyle w:val="Normal"/>
              <w:jc w:val="end"/>
              <w:rPr/>
            </w:pPr>
            <w:r>
              <w:rPr/>
              <w:t>0.269</w:t>
            </w:r>
          </w:p>
        </w:tc>
        <w:tc>
          <w:tcPr>
            <w:tcW w:w="867" w:type="dxa"/>
            <w:tcBorders/>
            <w:vAlign w:val="bottom"/>
          </w:tcPr>
          <w:p>
            <w:pPr>
              <w:pStyle w:val="Normal"/>
              <w:jc w:val="end"/>
              <w:rPr/>
            </w:pPr>
            <w:r>
              <w:rPr/>
              <w:t>-1.149</w:t>
            </w:r>
          </w:p>
        </w:tc>
        <w:tc>
          <w:tcPr>
            <w:tcW w:w="892" w:type="dxa"/>
            <w:tcBorders/>
            <w:vAlign w:val="bottom"/>
          </w:tcPr>
          <w:p>
            <w:pPr>
              <w:pStyle w:val="Normal"/>
              <w:jc w:val="end"/>
              <w:rPr/>
            </w:pPr>
            <w:r>
              <w:rPr/>
              <w:t>0.250</w:t>
            </w:r>
          </w:p>
        </w:tc>
        <w:tc>
          <w:tcPr>
            <w:tcW w:w="953" w:type="dxa"/>
            <w:tcBorders/>
            <w:vAlign w:val="bottom"/>
          </w:tcPr>
          <w:p>
            <w:pPr>
              <w:pStyle w:val="Normal"/>
              <w:rPr/>
            </w:pPr>
            <w:r>
              <w:rPr/>
              <w:t>pc1</w:t>
            </w:r>
          </w:p>
        </w:tc>
        <w:tc>
          <w:tcPr>
            <w:tcW w:w="460" w:type="dxa"/>
            <w:tcBorders/>
            <w:vAlign w:val="bottom"/>
          </w:tcPr>
          <w:p>
            <w:pPr>
              <w:pStyle w:val="Normal"/>
              <w:rPr/>
            </w:pPr>
            <w:r>
              <w:rPr/>
            </w:r>
          </w:p>
        </w:tc>
      </w:tr>
      <w:tr>
        <w:trPr>
          <w:trHeight w:val="256" w:hRule="atLeast"/>
        </w:trPr>
        <w:tc>
          <w:tcPr>
            <w:tcW w:w="3642" w:type="dxa"/>
            <w:tcBorders/>
            <w:vAlign w:val="bottom"/>
          </w:tcPr>
          <w:p>
            <w:pPr>
              <w:pStyle w:val="Normal"/>
              <w:rPr/>
            </w:pPr>
            <w:r>
              <w:rPr/>
              <w:t>treatmentDrought</w:t>
            </w:r>
          </w:p>
        </w:tc>
        <w:tc>
          <w:tcPr>
            <w:tcW w:w="1040" w:type="dxa"/>
            <w:tcBorders/>
            <w:vAlign w:val="bottom"/>
          </w:tcPr>
          <w:p>
            <w:pPr>
              <w:pStyle w:val="Normal"/>
              <w:jc w:val="end"/>
              <w:rPr/>
            </w:pPr>
            <w:r>
              <w:rPr/>
              <w:t>-0.206</w:t>
            </w:r>
          </w:p>
        </w:tc>
        <w:tc>
          <w:tcPr>
            <w:tcW w:w="1128" w:type="dxa"/>
            <w:tcBorders/>
            <w:vAlign w:val="bottom"/>
          </w:tcPr>
          <w:p>
            <w:pPr>
              <w:pStyle w:val="Normal"/>
              <w:jc w:val="end"/>
              <w:rPr/>
            </w:pPr>
            <w:r>
              <w:rPr/>
              <w:t>0.274</w:t>
            </w:r>
          </w:p>
        </w:tc>
        <w:tc>
          <w:tcPr>
            <w:tcW w:w="867" w:type="dxa"/>
            <w:tcBorders/>
            <w:vAlign w:val="bottom"/>
          </w:tcPr>
          <w:p>
            <w:pPr>
              <w:pStyle w:val="Normal"/>
              <w:jc w:val="end"/>
              <w:rPr/>
            </w:pPr>
            <w:r>
              <w:rPr/>
              <w:t>-0.752</w:t>
            </w:r>
          </w:p>
        </w:tc>
        <w:tc>
          <w:tcPr>
            <w:tcW w:w="892" w:type="dxa"/>
            <w:tcBorders/>
            <w:vAlign w:val="bottom"/>
          </w:tcPr>
          <w:p>
            <w:pPr>
              <w:pStyle w:val="Normal"/>
              <w:jc w:val="end"/>
              <w:rPr/>
            </w:pPr>
            <w:r>
              <w:rPr/>
              <w:t>0.452</w:t>
            </w:r>
          </w:p>
        </w:tc>
        <w:tc>
          <w:tcPr>
            <w:tcW w:w="953" w:type="dxa"/>
            <w:tcBorders/>
            <w:vAlign w:val="bottom"/>
          </w:tcPr>
          <w:p>
            <w:pPr>
              <w:pStyle w:val="Normal"/>
              <w:rPr/>
            </w:pPr>
            <w:r>
              <w:rPr/>
              <w:t>pc1</w:t>
            </w:r>
          </w:p>
        </w:tc>
        <w:tc>
          <w:tcPr>
            <w:tcW w:w="460" w:type="dxa"/>
            <w:tcBorders/>
            <w:vAlign w:val="bottom"/>
          </w:tcPr>
          <w:p>
            <w:pPr>
              <w:pStyle w:val="Normal"/>
              <w:rPr/>
            </w:pPr>
            <w:r>
              <w:rPr/>
            </w:r>
          </w:p>
        </w:tc>
      </w:tr>
      <w:tr>
        <w:trPr>
          <w:trHeight w:val="256" w:hRule="atLeast"/>
        </w:trPr>
        <w:tc>
          <w:tcPr>
            <w:tcW w:w="3642" w:type="dxa"/>
            <w:tcBorders/>
            <w:vAlign w:val="bottom"/>
          </w:tcPr>
          <w:p>
            <w:pPr>
              <w:pStyle w:val="Normal"/>
              <w:rPr/>
            </w:pPr>
            <w:r>
              <w:rPr/>
              <w:t>PC1:effectINT</w:t>
            </w:r>
          </w:p>
        </w:tc>
        <w:tc>
          <w:tcPr>
            <w:tcW w:w="1040" w:type="dxa"/>
            <w:tcBorders/>
            <w:vAlign w:val="bottom"/>
          </w:tcPr>
          <w:p>
            <w:pPr>
              <w:pStyle w:val="Normal"/>
              <w:jc w:val="end"/>
              <w:rPr/>
            </w:pPr>
            <w:r>
              <w:rPr/>
              <w:t>-0.295</w:t>
            </w:r>
          </w:p>
        </w:tc>
        <w:tc>
          <w:tcPr>
            <w:tcW w:w="1128" w:type="dxa"/>
            <w:tcBorders/>
            <w:vAlign w:val="bottom"/>
          </w:tcPr>
          <w:p>
            <w:pPr>
              <w:pStyle w:val="Normal"/>
              <w:jc w:val="end"/>
              <w:rPr/>
            </w:pPr>
            <w:r>
              <w:rPr/>
              <w:t>0.170</w:t>
            </w:r>
          </w:p>
        </w:tc>
        <w:tc>
          <w:tcPr>
            <w:tcW w:w="867" w:type="dxa"/>
            <w:tcBorders/>
            <w:vAlign w:val="bottom"/>
          </w:tcPr>
          <w:p>
            <w:pPr>
              <w:pStyle w:val="Normal"/>
              <w:jc w:val="end"/>
              <w:rPr/>
            </w:pPr>
            <w:r>
              <w:rPr/>
              <w:t>-1.740</w:t>
            </w:r>
          </w:p>
        </w:tc>
        <w:tc>
          <w:tcPr>
            <w:tcW w:w="892" w:type="dxa"/>
            <w:tcBorders/>
            <w:vAlign w:val="bottom"/>
          </w:tcPr>
          <w:p>
            <w:pPr>
              <w:pStyle w:val="Normal"/>
              <w:jc w:val="end"/>
              <w:rPr/>
            </w:pPr>
            <w:r>
              <w:rPr/>
              <w:t>0.082</w:t>
            </w:r>
          </w:p>
        </w:tc>
        <w:tc>
          <w:tcPr>
            <w:tcW w:w="953" w:type="dxa"/>
            <w:tcBorders/>
            <w:vAlign w:val="bottom"/>
          </w:tcPr>
          <w:p>
            <w:pPr>
              <w:pStyle w:val="Normal"/>
              <w:rPr/>
            </w:pPr>
            <w:r>
              <w:rPr/>
              <w:t>pc1</w:t>
            </w:r>
          </w:p>
        </w:tc>
        <w:tc>
          <w:tcPr>
            <w:tcW w:w="460" w:type="dxa"/>
            <w:tcBorders/>
            <w:vAlign w:val="bottom"/>
          </w:tcPr>
          <w:p>
            <w:pPr>
              <w:pStyle w:val="Normal"/>
              <w:rPr/>
            </w:pPr>
            <w:r>
              <w:rPr/>
              <w:t>.</w:t>
            </w:r>
          </w:p>
        </w:tc>
      </w:tr>
      <w:tr>
        <w:trPr>
          <w:trHeight w:val="256" w:hRule="atLeast"/>
        </w:trPr>
        <w:tc>
          <w:tcPr>
            <w:tcW w:w="3642" w:type="dxa"/>
            <w:tcBorders/>
            <w:vAlign w:val="bottom"/>
          </w:tcPr>
          <w:p>
            <w:pPr>
              <w:pStyle w:val="Normal"/>
              <w:rPr/>
            </w:pPr>
            <w:r>
              <w:rPr/>
              <w:t>PC1:treatmentDrought</w:t>
            </w:r>
          </w:p>
        </w:tc>
        <w:tc>
          <w:tcPr>
            <w:tcW w:w="1040" w:type="dxa"/>
            <w:tcBorders/>
            <w:vAlign w:val="bottom"/>
          </w:tcPr>
          <w:p>
            <w:pPr>
              <w:pStyle w:val="Normal"/>
              <w:jc w:val="end"/>
              <w:rPr/>
            </w:pPr>
            <w:r>
              <w:rPr/>
              <w:t>-0.430</w:t>
            </w:r>
          </w:p>
        </w:tc>
        <w:tc>
          <w:tcPr>
            <w:tcW w:w="1128" w:type="dxa"/>
            <w:tcBorders/>
            <w:vAlign w:val="bottom"/>
          </w:tcPr>
          <w:p>
            <w:pPr>
              <w:pStyle w:val="Normal"/>
              <w:jc w:val="end"/>
              <w:rPr/>
            </w:pPr>
            <w:r>
              <w:rPr/>
              <w:t>0.174</w:t>
            </w:r>
          </w:p>
        </w:tc>
        <w:tc>
          <w:tcPr>
            <w:tcW w:w="867" w:type="dxa"/>
            <w:tcBorders/>
            <w:vAlign w:val="bottom"/>
          </w:tcPr>
          <w:p>
            <w:pPr>
              <w:pStyle w:val="Normal"/>
              <w:jc w:val="end"/>
              <w:rPr/>
            </w:pPr>
            <w:r>
              <w:rPr/>
              <w:t>-2.474</w:t>
            </w:r>
          </w:p>
        </w:tc>
        <w:tc>
          <w:tcPr>
            <w:tcW w:w="892" w:type="dxa"/>
            <w:tcBorders/>
            <w:vAlign w:val="bottom"/>
          </w:tcPr>
          <w:p>
            <w:pPr>
              <w:pStyle w:val="Normal"/>
              <w:jc w:val="end"/>
              <w:rPr/>
            </w:pPr>
            <w:r>
              <w:rPr/>
              <w:t>0.013</w:t>
            </w:r>
          </w:p>
        </w:tc>
        <w:tc>
          <w:tcPr>
            <w:tcW w:w="953" w:type="dxa"/>
            <w:tcBorders/>
            <w:vAlign w:val="bottom"/>
          </w:tcPr>
          <w:p>
            <w:pPr>
              <w:pStyle w:val="Normal"/>
              <w:rPr/>
            </w:pPr>
            <w:r>
              <w:rPr/>
              <w:t>pc1</w:t>
            </w:r>
          </w:p>
        </w:tc>
        <w:tc>
          <w:tcPr>
            <w:tcW w:w="460" w:type="dxa"/>
            <w:tcBorders/>
            <w:vAlign w:val="bottom"/>
          </w:tcPr>
          <w:p>
            <w:pPr>
              <w:pStyle w:val="Normal"/>
              <w:rPr/>
            </w:pPr>
            <w:r>
              <w:rPr/>
              <w:t>*</w:t>
            </w:r>
          </w:p>
        </w:tc>
      </w:tr>
      <w:tr>
        <w:trPr>
          <w:trHeight w:val="256" w:hRule="atLeast"/>
        </w:trPr>
        <w:tc>
          <w:tcPr>
            <w:tcW w:w="3642" w:type="dxa"/>
            <w:tcBorders/>
            <w:vAlign w:val="bottom"/>
          </w:tcPr>
          <w:p>
            <w:pPr>
              <w:pStyle w:val="Normal"/>
              <w:rPr/>
            </w:pPr>
            <w:r>
              <w:rPr/>
              <w:t>effectINT:treatmentDrought</w:t>
            </w:r>
          </w:p>
        </w:tc>
        <w:tc>
          <w:tcPr>
            <w:tcW w:w="1040" w:type="dxa"/>
            <w:tcBorders/>
            <w:vAlign w:val="bottom"/>
          </w:tcPr>
          <w:p>
            <w:pPr>
              <w:pStyle w:val="Normal"/>
              <w:jc w:val="end"/>
              <w:rPr/>
            </w:pPr>
            <w:r>
              <w:rPr/>
              <w:t>0.335</w:t>
            </w:r>
          </w:p>
        </w:tc>
        <w:tc>
          <w:tcPr>
            <w:tcW w:w="1128" w:type="dxa"/>
            <w:tcBorders/>
            <w:vAlign w:val="bottom"/>
          </w:tcPr>
          <w:p>
            <w:pPr>
              <w:pStyle w:val="Normal"/>
              <w:jc w:val="end"/>
              <w:rPr/>
            </w:pPr>
            <w:r>
              <w:rPr/>
              <w:t>0.380</w:t>
            </w:r>
          </w:p>
        </w:tc>
        <w:tc>
          <w:tcPr>
            <w:tcW w:w="867" w:type="dxa"/>
            <w:tcBorders/>
            <w:vAlign w:val="bottom"/>
          </w:tcPr>
          <w:p>
            <w:pPr>
              <w:pStyle w:val="Normal"/>
              <w:jc w:val="end"/>
              <w:rPr/>
            </w:pPr>
            <w:r>
              <w:rPr/>
              <w:t>0.883</w:t>
            </w:r>
          </w:p>
        </w:tc>
        <w:tc>
          <w:tcPr>
            <w:tcW w:w="892" w:type="dxa"/>
            <w:tcBorders/>
            <w:vAlign w:val="bottom"/>
          </w:tcPr>
          <w:p>
            <w:pPr>
              <w:pStyle w:val="Normal"/>
              <w:jc w:val="end"/>
              <w:rPr/>
            </w:pPr>
            <w:r>
              <w:rPr/>
              <w:t>0.377</w:t>
            </w:r>
          </w:p>
        </w:tc>
        <w:tc>
          <w:tcPr>
            <w:tcW w:w="953" w:type="dxa"/>
            <w:tcBorders/>
            <w:vAlign w:val="bottom"/>
          </w:tcPr>
          <w:p>
            <w:pPr>
              <w:pStyle w:val="Normal"/>
              <w:rPr/>
            </w:pPr>
            <w:r>
              <w:rPr/>
              <w:t>pc1</w:t>
            </w:r>
          </w:p>
        </w:tc>
        <w:tc>
          <w:tcPr>
            <w:tcW w:w="460" w:type="dxa"/>
            <w:tcBorders/>
            <w:vAlign w:val="bottom"/>
          </w:tcPr>
          <w:p>
            <w:pPr>
              <w:pStyle w:val="Normal"/>
              <w:rPr/>
            </w:pPr>
            <w:r>
              <w:rPr/>
            </w:r>
          </w:p>
        </w:tc>
      </w:tr>
      <w:tr>
        <w:trPr>
          <w:trHeight w:val="256" w:hRule="atLeast"/>
        </w:trPr>
        <w:tc>
          <w:tcPr>
            <w:tcW w:w="3642" w:type="dxa"/>
            <w:tcBorders>
              <w:bottom w:val="single" w:sz="4" w:space="0" w:color="000000"/>
            </w:tcBorders>
            <w:vAlign w:val="bottom"/>
          </w:tcPr>
          <w:p>
            <w:pPr>
              <w:pStyle w:val="Normal"/>
              <w:rPr/>
            </w:pPr>
            <w:r>
              <w:rPr/>
              <w:t>PC1:effectINT:treatmentDrought</w:t>
            </w:r>
          </w:p>
        </w:tc>
        <w:tc>
          <w:tcPr>
            <w:tcW w:w="1040" w:type="dxa"/>
            <w:tcBorders>
              <w:bottom w:val="single" w:sz="4" w:space="0" w:color="000000"/>
            </w:tcBorders>
            <w:vAlign w:val="bottom"/>
          </w:tcPr>
          <w:p>
            <w:pPr>
              <w:pStyle w:val="Normal"/>
              <w:jc w:val="end"/>
              <w:rPr/>
            </w:pPr>
            <w:r>
              <w:rPr/>
              <w:t>0.483</w:t>
            </w:r>
          </w:p>
        </w:tc>
        <w:tc>
          <w:tcPr>
            <w:tcW w:w="1128" w:type="dxa"/>
            <w:tcBorders>
              <w:bottom w:val="single" w:sz="4" w:space="0" w:color="000000"/>
            </w:tcBorders>
            <w:vAlign w:val="bottom"/>
          </w:tcPr>
          <w:p>
            <w:pPr>
              <w:pStyle w:val="Normal"/>
              <w:jc w:val="end"/>
              <w:rPr/>
            </w:pPr>
            <w:r>
              <w:rPr/>
              <w:t>0.240</w:t>
            </w:r>
          </w:p>
        </w:tc>
        <w:tc>
          <w:tcPr>
            <w:tcW w:w="867" w:type="dxa"/>
            <w:tcBorders>
              <w:bottom w:val="single" w:sz="4" w:space="0" w:color="000000"/>
            </w:tcBorders>
            <w:vAlign w:val="bottom"/>
          </w:tcPr>
          <w:p>
            <w:pPr>
              <w:pStyle w:val="Normal"/>
              <w:jc w:val="end"/>
              <w:rPr/>
            </w:pPr>
            <w:r>
              <w:rPr/>
              <w:t>2.011</w:t>
            </w:r>
          </w:p>
        </w:tc>
        <w:tc>
          <w:tcPr>
            <w:tcW w:w="892" w:type="dxa"/>
            <w:tcBorders>
              <w:bottom w:val="single" w:sz="4" w:space="0" w:color="000000"/>
            </w:tcBorders>
            <w:vAlign w:val="bottom"/>
          </w:tcPr>
          <w:p>
            <w:pPr>
              <w:pStyle w:val="Normal"/>
              <w:jc w:val="end"/>
              <w:rPr/>
            </w:pPr>
            <w:r>
              <w:rPr/>
              <w:t>0.044</w:t>
            </w:r>
          </w:p>
        </w:tc>
        <w:tc>
          <w:tcPr>
            <w:tcW w:w="953" w:type="dxa"/>
            <w:tcBorders>
              <w:bottom w:val="single" w:sz="4" w:space="0" w:color="000000"/>
            </w:tcBorders>
            <w:vAlign w:val="bottom"/>
          </w:tcPr>
          <w:p>
            <w:pPr>
              <w:pStyle w:val="Normal"/>
              <w:rPr/>
            </w:pPr>
            <w:r>
              <w:rPr/>
              <w:t>pc1</w:t>
            </w:r>
          </w:p>
        </w:tc>
        <w:tc>
          <w:tcPr>
            <w:tcW w:w="460" w:type="dxa"/>
            <w:tcBorders>
              <w:bottom w:val="single" w:sz="4" w:space="0" w:color="000000"/>
            </w:tcBorders>
            <w:vAlign w:val="bottom"/>
          </w:tcPr>
          <w:p>
            <w:pPr>
              <w:pStyle w:val="Normal"/>
              <w:rPr/>
            </w:pPr>
            <w:r>
              <w:rPr/>
              <w:t>*</w:t>
            </w:r>
          </w:p>
        </w:tc>
      </w:tr>
      <w:tr>
        <w:trPr>
          <w:trHeight w:val="256" w:hRule="atLeast"/>
        </w:trPr>
        <w:tc>
          <w:tcPr>
            <w:tcW w:w="3642" w:type="dxa"/>
            <w:tcBorders>
              <w:top w:val="single" w:sz="4" w:space="0" w:color="000000"/>
            </w:tcBorders>
            <w:vAlign w:val="bottom"/>
          </w:tcPr>
          <w:p>
            <w:pPr>
              <w:pStyle w:val="Normal"/>
              <w:rPr/>
            </w:pPr>
            <w:r>
              <w:rPr/>
              <w:t>(Intercept)</w:t>
            </w:r>
          </w:p>
        </w:tc>
        <w:tc>
          <w:tcPr>
            <w:tcW w:w="1040" w:type="dxa"/>
            <w:tcBorders>
              <w:top w:val="single" w:sz="4" w:space="0" w:color="000000"/>
            </w:tcBorders>
            <w:vAlign w:val="bottom"/>
          </w:tcPr>
          <w:p>
            <w:pPr>
              <w:pStyle w:val="Normal"/>
              <w:jc w:val="end"/>
              <w:rPr/>
            </w:pPr>
            <w:r>
              <w:rPr/>
              <w:t>1.804</w:t>
            </w:r>
          </w:p>
        </w:tc>
        <w:tc>
          <w:tcPr>
            <w:tcW w:w="1128" w:type="dxa"/>
            <w:tcBorders>
              <w:top w:val="single" w:sz="4" w:space="0" w:color="000000"/>
            </w:tcBorders>
            <w:vAlign w:val="bottom"/>
          </w:tcPr>
          <w:p>
            <w:pPr>
              <w:pStyle w:val="Normal"/>
              <w:jc w:val="end"/>
              <w:rPr/>
            </w:pPr>
            <w:r>
              <w:rPr/>
              <w:t>0.377</w:t>
            </w:r>
          </w:p>
        </w:tc>
        <w:tc>
          <w:tcPr>
            <w:tcW w:w="867" w:type="dxa"/>
            <w:tcBorders>
              <w:top w:val="single" w:sz="4" w:space="0" w:color="000000"/>
            </w:tcBorders>
            <w:vAlign w:val="bottom"/>
          </w:tcPr>
          <w:p>
            <w:pPr>
              <w:pStyle w:val="Normal"/>
              <w:jc w:val="end"/>
              <w:rPr/>
            </w:pPr>
            <w:r>
              <w:rPr/>
              <w:t>4.779</w:t>
            </w:r>
          </w:p>
        </w:tc>
        <w:tc>
          <w:tcPr>
            <w:tcW w:w="892" w:type="dxa"/>
            <w:tcBorders>
              <w:top w:val="single" w:sz="4" w:space="0" w:color="000000"/>
            </w:tcBorders>
            <w:vAlign w:val="bottom"/>
          </w:tcPr>
          <w:p>
            <w:pPr>
              <w:pStyle w:val="Normal"/>
              <w:jc w:val="end"/>
              <w:rPr/>
            </w:pPr>
            <w:r>
              <w:rPr/>
              <w:t>0.000</w:t>
            </w:r>
          </w:p>
        </w:tc>
        <w:tc>
          <w:tcPr>
            <w:tcW w:w="953" w:type="dxa"/>
            <w:tcBorders>
              <w:top w:val="single" w:sz="4" w:space="0" w:color="000000"/>
            </w:tcBorders>
            <w:vAlign w:val="bottom"/>
          </w:tcPr>
          <w:p>
            <w:pPr>
              <w:pStyle w:val="Normal"/>
              <w:rPr/>
            </w:pPr>
            <w:r>
              <w:rPr/>
              <w:t>pc2</w:t>
            </w:r>
          </w:p>
        </w:tc>
        <w:tc>
          <w:tcPr>
            <w:tcW w:w="460" w:type="dxa"/>
            <w:tcBorders>
              <w:top w:val="single" w:sz="4" w:space="0" w:color="000000"/>
            </w:tcBorders>
            <w:vAlign w:val="bottom"/>
          </w:tcPr>
          <w:p>
            <w:pPr>
              <w:pStyle w:val="Normal"/>
              <w:rPr/>
            </w:pPr>
            <w:r>
              <w:rPr/>
            </w:r>
          </w:p>
        </w:tc>
      </w:tr>
      <w:tr>
        <w:trPr>
          <w:trHeight w:val="256" w:hRule="atLeast"/>
        </w:trPr>
        <w:tc>
          <w:tcPr>
            <w:tcW w:w="3642" w:type="dxa"/>
            <w:tcBorders/>
            <w:vAlign w:val="bottom"/>
          </w:tcPr>
          <w:p>
            <w:pPr>
              <w:pStyle w:val="Normal"/>
              <w:rPr/>
            </w:pPr>
            <w:r>
              <w:rPr/>
              <w:t>PC2</w:t>
            </w:r>
          </w:p>
        </w:tc>
        <w:tc>
          <w:tcPr>
            <w:tcW w:w="1040" w:type="dxa"/>
            <w:tcBorders/>
            <w:vAlign w:val="bottom"/>
          </w:tcPr>
          <w:p>
            <w:pPr>
              <w:pStyle w:val="Normal"/>
              <w:jc w:val="end"/>
              <w:rPr/>
            </w:pPr>
            <w:r>
              <w:rPr/>
              <w:t>-0.908</w:t>
            </w:r>
          </w:p>
        </w:tc>
        <w:tc>
          <w:tcPr>
            <w:tcW w:w="1128" w:type="dxa"/>
            <w:tcBorders/>
            <w:vAlign w:val="bottom"/>
          </w:tcPr>
          <w:p>
            <w:pPr>
              <w:pStyle w:val="Normal"/>
              <w:jc w:val="end"/>
              <w:rPr/>
            </w:pPr>
            <w:r>
              <w:rPr/>
              <w:t>0.412</w:t>
            </w:r>
          </w:p>
        </w:tc>
        <w:tc>
          <w:tcPr>
            <w:tcW w:w="867" w:type="dxa"/>
            <w:tcBorders/>
            <w:vAlign w:val="bottom"/>
          </w:tcPr>
          <w:p>
            <w:pPr>
              <w:pStyle w:val="Normal"/>
              <w:jc w:val="end"/>
              <w:rPr/>
            </w:pPr>
            <w:r>
              <w:rPr/>
              <w:t>-2.204</w:t>
            </w:r>
          </w:p>
        </w:tc>
        <w:tc>
          <w:tcPr>
            <w:tcW w:w="892" w:type="dxa"/>
            <w:tcBorders/>
            <w:vAlign w:val="bottom"/>
          </w:tcPr>
          <w:p>
            <w:pPr>
              <w:pStyle w:val="Normal"/>
              <w:jc w:val="end"/>
              <w:rPr/>
            </w:pPr>
            <w:r>
              <w:rPr/>
              <w:t>0.028</w:t>
            </w:r>
          </w:p>
        </w:tc>
        <w:tc>
          <w:tcPr>
            <w:tcW w:w="953" w:type="dxa"/>
            <w:tcBorders/>
            <w:vAlign w:val="bottom"/>
          </w:tcPr>
          <w:p>
            <w:pPr>
              <w:pStyle w:val="Normal"/>
              <w:rPr/>
            </w:pPr>
            <w:r>
              <w:rPr/>
              <w:t>pc2</w:t>
            </w:r>
          </w:p>
        </w:tc>
        <w:tc>
          <w:tcPr>
            <w:tcW w:w="460" w:type="dxa"/>
            <w:tcBorders/>
            <w:vAlign w:val="bottom"/>
          </w:tcPr>
          <w:p>
            <w:pPr>
              <w:pStyle w:val="Normal"/>
              <w:rPr/>
            </w:pPr>
            <w:r>
              <w:rPr/>
            </w:r>
          </w:p>
        </w:tc>
      </w:tr>
      <w:tr>
        <w:trPr>
          <w:trHeight w:val="256" w:hRule="atLeast"/>
        </w:trPr>
        <w:tc>
          <w:tcPr>
            <w:tcW w:w="3642" w:type="dxa"/>
            <w:tcBorders/>
            <w:vAlign w:val="bottom"/>
          </w:tcPr>
          <w:p>
            <w:pPr>
              <w:pStyle w:val="Normal"/>
              <w:rPr/>
            </w:pPr>
            <w:r>
              <w:rPr/>
              <w:t>effectINT</w:t>
            </w:r>
          </w:p>
        </w:tc>
        <w:tc>
          <w:tcPr>
            <w:tcW w:w="1040" w:type="dxa"/>
            <w:tcBorders/>
            <w:vAlign w:val="bottom"/>
          </w:tcPr>
          <w:p>
            <w:pPr>
              <w:pStyle w:val="Normal"/>
              <w:jc w:val="end"/>
              <w:rPr/>
            </w:pPr>
            <w:r>
              <w:rPr/>
              <w:t>-0.520</w:t>
            </w:r>
          </w:p>
        </w:tc>
        <w:tc>
          <w:tcPr>
            <w:tcW w:w="1128" w:type="dxa"/>
            <w:tcBorders/>
            <w:vAlign w:val="bottom"/>
          </w:tcPr>
          <w:p>
            <w:pPr>
              <w:pStyle w:val="Normal"/>
              <w:jc w:val="end"/>
              <w:rPr/>
            </w:pPr>
            <w:r>
              <w:rPr/>
              <w:t>0.289</w:t>
            </w:r>
          </w:p>
        </w:tc>
        <w:tc>
          <w:tcPr>
            <w:tcW w:w="867" w:type="dxa"/>
            <w:tcBorders/>
            <w:vAlign w:val="bottom"/>
          </w:tcPr>
          <w:p>
            <w:pPr>
              <w:pStyle w:val="Normal"/>
              <w:jc w:val="end"/>
              <w:rPr/>
            </w:pPr>
            <w:r>
              <w:rPr/>
              <w:t>-1.799</w:t>
            </w:r>
          </w:p>
        </w:tc>
        <w:tc>
          <w:tcPr>
            <w:tcW w:w="892" w:type="dxa"/>
            <w:tcBorders/>
            <w:vAlign w:val="bottom"/>
          </w:tcPr>
          <w:p>
            <w:pPr>
              <w:pStyle w:val="Normal"/>
              <w:jc w:val="end"/>
              <w:rPr/>
            </w:pPr>
            <w:r>
              <w:rPr/>
              <w:t>0.072</w:t>
            </w:r>
          </w:p>
        </w:tc>
        <w:tc>
          <w:tcPr>
            <w:tcW w:w="953" w:type="dxa"/>
            <w:tcBorders/>
            <w:vAlign w:val="bottom"/>
          </w:tcPr>
          <w:p>
            <w:pPr>
              <w:pStyle w:val="Normal"/>
              <w:rPr/>
            </w:pPr>
            <w:r>
              <w:rPr/>
              <w:t>pc2</w:t>
            </w:r>
          </w:p>
        </w:tc>
        <w:tc>
          <w:tcPr>
            <w:tcW w:w="460" w:type="dxa"/>
            <w:tcBorders/>
            <w:vAlign w:val="bottom"/>
          </w:tcPr>
          <w:p>
            <w:pPr>
              <w:pStyle w:val="Normal"/>
              <w:rPr/>
            </w:pPr>
            <w:r>
              <w:rPr/>
            </w:r>
          </w:p>
        </w:tc>
      </w:tr>
      <w:tr>
        <w:trPr>
          <w:trHeight w:val="256" w:hRule="atLeast"/>
        </w:trPr>
        <w:tc>
          <w:tcPr>
            <w:tcW w:w="3642" w:type="dxa"/>
            <w:tcBorders/>
            <w:vAlign w:val="bottom"/>
          </w:tcPr>
          <w:p>
            <w:pPr>
              <w:pStyle w:val="Normal"/>
              <w:rPr/>
            </w:pPr>
            <w:r>
              <w:rPr/>
              <w:t>treatmentDrought</w:t>
            </w:r>
          </w:p>
        </w:tc>
        <w:tc>
          <w:tcPr>
            <w:tcW w:w="1040" w:type="dxa"/>
            <w:tcBorders/>
            <w:vAlign w:val="bottom"/>
          </w:tcPr>
          <w:p>
            <w:pPr>
              <w:pStyle w:val="Normal"/>
              <w:jc w:val="end"/>
              <w:rPr/>
            </w:pPr>
            <w:r>
              <w:rPr/>
              <w:t>-0.435</w:t>
            </w:r>
          </w:p>
        </w:tc>
        <w:tc>
          <w:tcPr>
            <w:tcW w:w="1128" w:type="dxa"/>
            <w:tcBorders/>
            <w:vAlign w:val="bottom"/>
          </w:tcPr>
          <w:p>
            <w:pPr>
              <w:pStyle w:val="Normal"/>
              <w:jc w:val="end"/>
              <w:rPr/>
            </w:pPr>
            <w:r>
              <w:rPr/>
              <w:t>0.292</w:t>
            </w:r>
          </w:p>
        </w:tc>
        <w:tc>
          <w:tcPr>
            <w:tcW w:w="867" w:type="dxa"/>
            <w:tcBorders/>
            <w:vAlign w:val="bottom"/>
          </w:tcPr>
          <w:p>
            <w:pPr>
              <w:pStyle w:val="Normal"/>
              <w:jc w:val="end"/>
              <w:rPr/>
            </w:pPr>
            <w:r>
              <w:rPr/>
              <w:t>-1.491</w:t>
            </w:r>
          </w:p>
        </w:tc>
        <w:tc>
          <w:tcPr>
            <w:tcW w:w="892" w:type="dxa"/>
            <w:tcBorders/>
            <w:vAlign w:val="bottom"/>
          </w:tcPr>
          <w:p>
            <w:pPr>
              <w:pStyle w:val="Normal"/>
              <w:jc w:val="end"/>
              <w:rPr/>
            </w:pPr>
            <w:r>
              <w:rPr/>
              <w:t>0.136</w:t>
            </w:r>
          </w:p>
        </w:tc>
        <w:tc>
          <w:tcPr>
            <w:tcW w:w="953" w:type="dxa"/>
            <w:tcBorders/>
            <w:vAlign w:val="bottom"/>
          </w:tcPr>
          <w:p>
            <w:pPr>
              <w:pStyle w:val="Normal"/>
              <w:rPr/>
            </w:pPr>
            <w:r>
              <w:rPr/>
              <w:t>pc2</w:t>
            </w:r>
          </w:p>
        </w:tc>
        <w:tc>
          <w:tcPr>
            <w:tcW w:w="460" w:type="dxa"/>
            <w:tcBorders/>
            <w:vAlign w:val="bottom"/>
          </w:tcPr>
          <w:p>
            <w:pPr>
              <w:pStyle w:val="Normal"/>
              <w:rPr/>
            </w:pPr>
            <w:r>
              <w:rPr/>
            </w:r>
          </w:p>
        </w:tc>
      </w:tr>
      <w:tr>
        <w:trPr>
          <w:trHeight w:val="256" w:hRule="atLeast"/>
        </w:trPr>
        <w:tc>
          <w:tcPr>
            <w:tcW w:w="3642" w:type="dxa"/>
            <w:tcBorders/>
            <w:vAlign w:val="bottom"/>
          </w:tcPr>
          <w:p>
            <w:pPr>
              <w:pStyle w:val="Normal"/>
              <w:rPr/>
            </w:pPr>
            <w:r>
              <w:rPr/>
              <w:t>PC2:effectINT</w:t>
            </w:r>
          </w:p>
        </w:tc>
        <w:tc>
          <w:tcPr>
            <w:tcW w:w="1040" w:type="dxa"/>
            <w:tcBorders/>
            <w:vAlign w:val="bottom"/>
          </w:tcPr>
          <w:p>
            <w:pPr>
              <w:pStyle w:val="Normal"/>
              <w:jc w:val="end"/>
              <w:rPr/>
            </w:pPr>
            <w:r>
              <w:rPr/>
              <w:t>0.898</w:t>
            </w:r>
          </w:p>
        </w:tc>
        <w:tc>
          <w:tcPr>
            <w:tcW w:w="1128" w:type="dxa"/>
            <w:tcBorders/>
            <w:vAlign w:val="bottom"/>
          </w:tcPr>
          <w:p>
            <w:pPr>
              <w:pStyle w:val="Normal"/>
              <w:jc w:val="end"/>
              <w:rPr/>
            </w:pPr>
            <w:r>
              <w:rPr/>
              <w:t>0.341</w:t>
            </w:r>
          </w:p>
        </w:tc>
        <w:tc>
          <w:tcPr>
            <w:tcW w:w="867" w:type="dxa"/>
            <w:tcBorders/>
            <w:vAlign w:val="bottom"/>
          </w:tcPr>
          <w:p>
            <w:pPr>
              <w:pStyle w:val="Normal"/>
              <w:jc w:val="end"/>
              <w:rPr/>
            </w:pPr>
            <w:r>
              <w:rPr/>
              <w:t>2.629</w:t>
            </w:r>
          </w:p>
        </w:tc>
        <w:tc>
          <w:tcPr>
            <w:tcW w:w="892" w:type="dxa"/>
            <w:tcBorders/>
            <w:vAlign w:val="bottom"/>
          </w:tcPr>
          <w:p>
            <w:pPr>
              <w:pStyle w:val="Normal"/>
              <w:jc w:val="end"/>
              <w:rPr/>
            </w:pPr>
            <w:r>
              <w:rPr/>
              <w:t>0.009</w:t>
            </w:r>
          </w:p>
        </w:tc>
        <w:tc>
          <w:tcPr>
            <w:tcW w:w="953" w:type="dxa"/>
            <w:tcBorders/>
            <w:vAlign w:val="bottom"/>
          </w:tcPr>
          <w:p>
            <w:pPr>
              <w:pStyle w:val="Normal"/>
              <w:rPr/>
            </w:pPr>
            <w:r>
              <w:rPr/>
              <w:t>pc2</w:t>
            </w:r>
          </w:p>
        </w:tc>
        <w:tc>
          <w:tcPr>
            <w:tcW w:w="460" w:type="dxa"/>
            <w:tcBorders/>
            <w:vAlign w:val="bottom"/>
          </w:tcPr>
          <w:p>
            <w:pPr>
              <w:pStyle w:val="Normal"/>
              <w:rPr/>
            </w:pPr>
            <w:r>
              <w:rPr/>
              <w:t>*</w:t>
            </w:r>
          </w:p>
        </w:tc>
      </w:tr>
      <w:tr>
        <w:trPr>
          <w:trHeight w:val="256" w:hRule="atLeast"/>
        </w:trPr>
        <w:tc>
          <w:tcPr>
            <w:tcW w:w="3642" w:type="dxa"/>
            <w:tcBorders/>
            <w:vAlign w:val="bottom"/>
          </w:tcPr>
          <w:p>
            <w:pPr>
              <w:pStyle w:val="Normal"/>
              <w:rPr/>
            </w:pPr>
            <w:r>
              <w:rPr/>
              <w:t>PC2:treatmentDrought</w:t>
            </w:r>
          </w:p>
        </w:tc>
        <w:tc>
          <w:tcPr>
            <w:tcW w:w="1040" w:type="dxa"/>
            <w:tcBorders/>
            <w:vAlign w:val="bottom"/>
          </w:tcPr>
          <w:p>
            <w:pPr>
              <w:pStyle w:val="Normal"/>
              <w:jc w:val="end"/>
              <w:rPr/>
            </w:pPr>
            <w:r>
              <w:rPr/>
              <w:t>0.686</w:t>
            </w:r>
          </w:p>
        </w:tc>
        <w:tc>
          <w:tcPr>
            <w:tcW w:w="1128" w:type="dxa"/>
            <w:tcBorders/>
            <w:vAlign w:val="bottom"/>
          </w:tcPr>
          <w:p>
            <w:pPr>
              <w:pStyle w:val="Normal"/>
              <w:jc w:val="end"/>
              <w:rPr/>
            </w:pPr>
            <w:r>
              <w:rPr/>
              <w:t>0.347</w:t>
            </w:r>
          </w:p>
        </w:tc>
        <w:tc>
          <w:tcPr>
            <w:tcW w:w="867" w:type="dxa"/>
            <w:tcBorders/>
            <w:vAlign w:val="bottom"/>
          </w:tcPr>
          <w:p>
            <w:pPr>
              <w:pStyle w:val="Normal"/>
              <w:jc w:val="end"/>
              <w:rPr/>
            </w:pPr>
            <w:r>
              <w:rPr/>
              <w:t>1.978</w:t>
            </w:r>
          </w:p>
        </w:tc>
        <w:tc>
          <w:tcPr>
            <w:tcW w:w="892" w:type="dxa"/>
            <w:tcBorders/>
            <w:vAlign w:val="bottom"/>
          </w:tcPr>
          <w:p>
            <w:pPr>
              <w:pStyle w:val="Normal"/>
              <w:jc w:val="end"/>
              <w:rPr/>
            </w:pPr>
            <w:r>
              <w:rPr/>
              <w:t>0.048</w:t>
            </w:r>
          </w:p>
        </w:tc>
        <w:tc>
          <w:tcPr>
            <w:tcW w:w="953" w:type="dxa"/>
            <w:tcBorders/>
            <w:vAlign w:val="bottom"/>
          </w:tcPr>
          <w:p>
            <w:pPr>
              <w:pStyle w:val="Normal"/>
              <w:rPr/>
            </w:pPr>
            <w:r>
              <w:rPr/>
              <w:t>pc2</w:t>
            </w:r>
          </w:p>
        </w:tc>
        <w:tc>
          <w:tcPr>
            <w:tcW w:w="460" w:type="dxa"/>
            <w:tcBorders/>
            <w:vAlign w:val="bottom"/>
          </w:tcPr>
          <w:p>
            <w:pPr>
              <w:pStyle w:val="Normal"/>
              <w:rPr/>
            </w:pPr>
            <w:r>
              <w:rPr/>
              <w:t>*</w:t>
            </w:r>
          </w:p>
        </w:tc>
      </w:tr>
      <w:tr>
        <w:trPr>
          <w:trHeight w:val="256" w:hRule="atLeast"/>
        </w:trPr>
        <w:tc>
          <w:tcPr>
            <w:tcW w:w="3642" w:type="dxa"/>
            <w:tcBorders/>
            <w:vAlign w:val="bottom"/>
          </w:tcPr>
          <w:p>
            <w:pPr>
              <w:pStyle w:val="Normal"/>
              <w:rPr/>
            </w:pPr>
            <w:r>
              <w:rPr/>
              <w:t>effectINT:treatmentDrought</w:t>
            </w:r>
          </w:p>
        </w:tc>
        <w:tc>
          <w:tcPr>
            <w:tcW w:w="1040" w:type="dxa"/>
            <w:tcBorders/>
            <w:vAlign w:val="bottom"/>
          </w:tcPr>
          <w:p>
            <w:pPr>
              <w:pStyle w:val="Normal"/>
              <w:jc w:val="end"/>
              <w:rPr/>
            </w:pPr>
            <w:r>
              <w:rPr/>
              <w:t>0.587</w:t>
            </w:r>
          </w:p>
        </w:tc>
        <w:tc>
          <w:tcPr>
            <w:tcW w:w="1128" w:type="dxa"/>
            <w:tcBorders/>
            <w:vAlign w:val="bottom"/>
          </w:tcPr>
          <w:p>
            <w:pPr>
              <w:pStyle w:val="Normal"/>
              <w:jc w:val="end"/>
              <w:rPr/>
            </w:pPr>
            <w:r>
              <w:rPr/>
              <w:t>0.392</w:t>
            </w:r>
          </w:p>
        </w:tc>
        <w:tc>
          <w:tcPr>
            <w:tcW w:w="867" w:type="dxa"/>
            <w:tcBorders/>
            <w:vAlign w:val="bottom"/>
          </w:tcPr>
          <w:p>
            <w:pPr>
              <w:pStyle w:val="Normal"/>
              <w:jc w:val="end"/>
              <w:rPr/>
            </w:pPr>
            <w:r>
              <w:rPr/>
              <w:t>1.496</w:t>
            </w:r>
          </w:p>
        </w:tc>
        <w:tc>
          <w:tcPr>
            <w:tcW w:w="892" w:type="dxa"/>
            <w:tcBorders/>
            <w:vAlign w:val="bottom"/>
          </w:tcPr>
          <w:p>
            <w:pPr>
              <w:pStyle w:val="Normal"/>
              <w:jc w:val="end"/>
              <w:rPr/>
            </w:pPr>
            <w:r>
              <w:rPr/>
              <w:t>0.135</w:t>
            </w:r>
          </w:p>
        </w:tc>
        <w:tc>
          <w:tcPr>
            <w:tcW w:w="953" w:type="dxa"/>
            <w:tcBorders/>
            <w:vAlign w:val="bottom"/>
          </w:tcPr>
          <w:p>
            <w:pPr>
              <w:pStyle w:val="Normal"/>
              <w:rPr/>
            </w:pPr>
            <w:r>
              <w:rPr/>
              <w:t>pc2</w:t>
            </w:r>
          </w:p>
        </w:tc>
        <w:tc>
          <w:tcPr>
            <w:tcW w:w="460" w:type="dxa"/>
            <w:tcBorders/>
            <w:vAlign w:val="bottom"/>
          </w:tcPr>
          <w:p>
            <w:pPr>
              <w:pStyle w:val="Normal"/>
              <w:rPr/>
            </w:pPr>
            <w:r>
              <w:rPr/>
            </w:r>
          </w:p>
        </w:tc>
      </w:tr>
      <w:tr>
        <w:trPr>
          <w:trHeight w:val="256" w:hRule="atLeast"/>
        </w:trPr>
        <w:tc>
          <w:tcPr>
            <w:tcW w:w="3642" w:type="dxa"/>
            <w:tcBorders>
              <w:bottom w:val="single" w:sz="4" w:space="0" w:color="000000"/>
            </w:tcBorders>
            <w:vAlign w:val="bottom"/>
          </w:tcPr>
          <w:p>
            <w:pPr>
              <w:pStyle w:val="Normal"/>
              <w:rPr/>
            </w:pPr>
            <w:r>
              <w:rPr/>
              <w:t>PC2:effectINT:treatmentDrought</w:t>
            </w:r>
          </w:p>
        </w:tc>
        <w:tc>
          <w:tcPr>
            <w:tcW w:w="1040" w:type="dxa"/>
            <w:tcBorders>
              <w:bottom w:val="single" w:sz="4" w:space="0" w:color="000000"/>
            </w:tcBorders>
            <w:vAlign w:val="bottom"/>
          </w:tcPr>
          <w:p>
            <w:pPr>
              <w:pStyle w:val="Normal"/>
              <w:jc w:val="end"/>
              <w:rPr/>
            </w:pPr>
            <w:r>
              <w:rPr/>
              <w:t>-0.871</w:t>
            </w:r>
          </w:p>
        </w:tc>
        <w:tc>
          <w:tcPr>
            <w:tcW w:w="1128" w:type="dxa"/>
            <w:tcBorders>
              <w:bottom w:val="single" w:sz="4" w:space="0" w:color="000000"/>
            </w:tcBorders>
            <w:vAlign w:val="bottom"/>
          </w:tcPr>
          <w:p>
            <w:pPr>
              <w:pStyle w:val="Normal"/>
              <w:jc w:val="end"/>
              <w:rPr/>
            </w:pPr>
            <w:r>
              <w:rPr/>
              <w:t>0.447</w:t>
            </w:r>
          </w:p>
        </w:tc>
        <w:tc>
          <w:tcPr>
            <w:tcW w:w="867" w:type="dxa"/>
            <w:tcBorders>
              <w:bottom w:val="single" w:sz="4" w:space="0" w:color="000000"/>
            </w:tcBorders>
            <w:vAlign w:val="bottom"/>
          </w:tcPr>
          <w:p>
            <w:pPr>
              <w:pStyle w:val="Normal"/>
              <w:jc w:val="end"/>
              <w:rPr/>
            </w:pPr>
            <w:r>
              <w:rPr/>
              <w:t>-1.950</w:t>
            </w:r>
          </w:p>
        </w:tc>
        <w:tc>
          <w:tcPr>
            <w:tcW w:w="892" w:type="dxa"/>
            <w:tcBorders>
              <w:bottom w:val="single" w:sz="4" w:space="0" w:color="000000"/>
            </w:tcBorders>
            <w:vAlign w:val="bottom"/>
          </w:tcPr>
          <w:p>
            <w:pPr>
              <w:pStyle w:val="Normal"/>
              <w:jc w:val="end"/>
              <w:rPr/>
            </w:pPr>
            <w:r>
              <w:rPr/>
              <w:t>0.051</w:t>
            </w:r>
          </w:p>
        </w:tc>
        <w:tc>
          <w:tcPr>
            <w:tcW w:w="953" w:type="dxa"/>
            <w:tcBorders>
              <w:bottom w:val="single" w:sz="4" w:space="0" w:color="000000"/>
            </w:tcBorders>
            <w:vAlign w:val="bottom"/>
          </w:tcPr>
          <w:p>
            <w:pPr>
              <w:pStyle w:val="Normal"/>
              <w:rPr/>
            </w:pPr>
            <w:r>
              <w:rPr/>
              <w:t>pc2</w:t>
            </w:r>
          </w:p>
        </w:tc>
        <w:tc>
          <w:tcPr>
            <w:tcW w:w="460" w:type="dxa"/>
            <w:tcBorders>
              <w:bottom w:val="single" w:sz="4" w:space="0" w:color="000000"/>
            </w:tcBorders>
            <w:vAlign w:val="bottom"/>
          </w:tcPr>
          <w:p>
            <w:pPr>
              <w:pStyle w:val="Normal"/>
              <w:rPr/>
            </w:pPr>
            <w:r>
              <w:rPr/>
              <w:t>.</w:t>
            </w:r>
          </w:p>
        </w:tc>
      </w:tr>
      <w:tr>
        <w:trPr>
          <w:trHeight w:val="256" w:hRule="atLeast"/>
        </w:trPr>
        <w:tc>
          <w:tcPr>
            <w:tcW w:w="3642" w:type="dxa"/>
            <w:tcBorders>
              <w:top w:val="single" w:sz="4" w:space="0" w:color="000000"/>
            </w:tcBorders>
            <w:vAlign w:val="bottom"/>
          </w:tcPr>
          <w:p>
            <w:pPr>
              <w:pStyle w:val="Normal"/>
              <w:rPr/>
            </w:pPr>
            <w:r>
              <w:rPr/>
              <w:t>(Intercept)</w:t>
            </w:r>
          </w:p>
        </w:tc>
        <w:tc>
          <w:tcPr>
            <w:tcW w:w="1040" w:type="dxa"/>
            <w:tcBorders>
              <w:top w:val="single" w:sz="4" w:space="0" w:color="000000"/>
            </w:tcBorders>
            <w:vAlign w:val="bottom"/>
          </w:tcPr>
          <w:p>
            <w:pPr>
              <w:pStyle w:val="Normal"/>
              <w:jc w:val="end"/>
              <w:rPr/>
            </w:pPr>
            <w:r>
              <w:rPr/>
              <w:t>-0.036</w:t>
            </w:r>
          </w:p>
        </w:tc>
        <w:tc>
          <w:tcPr>
            <w:tcW w:w="1128" w:type="dxa"/>
            <w:tcBorders>
              <w:top w:val="single" w:sz="4" w:space="0" w:color="000000"/>
            </w:tcBorders>
            <w:vAlign w:val="bottom"/>
          </w:tcPr>
          <w:p>
            <w:pPr>
              <w:pStyle w:val="Normal"/>
              <w:jc w:val="end"/>
              <w:rPr/>
            </w:pPr>
            <w:r>
              <w:rPr/>
              <w:t>0.666</w:t>
            </w:r>
          </w:p>
        </w:tc>
        <w:tc>
          <w:tcPr>
            <w:tcW w:w="867" w:type="dxa"/>
            <w:tcBorders>
              <w:top w:val="single" w:sz="4" w:space="0" w:color="000000"/>
            </w:tcBorders>
            <w:vAlign w:val="bottom"/>
          </w:tcPr>
          <w:p>
            <w:pPr>
              <w:pStyle w:val="Normal"/>
              <w:jc w:val="end"/>
              <w:rPr/>
            </w:pPr>
            <w:r>
              <w:rPr/>
              <w:t>-0.055</w:t>
            </w:r>
          </w:p>
        </w:tc>
        <w:tc>
          <w:tcPr>
            <w:tcW w:w="892" w:type="dxa"/>
            <w:tcBorders>
              <w:top w:val="single" w:sz="4" w:space="0" w:color="000000"/>
            </w:tcBorders>
            <w:vAlign w:val="bottom"/>
          </w:tcPr>
          <w:p>
            <w:pPr>
              <w:pStyle w:val="Normal"/>
              <w:jc w:val="end"/>
              <w:rPr/>
            </w:pPr>
            <w:r>
              <w:rPr/>
              <w:t>0.957</w:t>
            </w:r>
          </w:p>
        </w:tc>
        <w:tc>
          <w:tcPr>
            <w:tcW w:w="953" w:type="dxa"/>
            <w:tcBorders>
              <w:top w:val="single" w:sz="4" w:space="0" w:color="000000"/>
            </w:tcBorders>
            <w:vAlign w:val="bottom"/>
          </w:tcPr>
          <w:p>
            <w:pPr>
              <w:pStyle w:val="Normal"/>
              <w:rPr/>
            </w:pPr>
            <w:r>
              <w:rPr/>
              <w:t>root_f</w:t>
            </w:r>
          </w:p>
        </w:tc>
        <w:tc>
          <w:tcPr>
            <w:tcW w:w="460" w:type="dxa"/>
            <w:tcBorders>
              <w:top w:val="single" w:sz="4" w:space="0" w:color="000000"/>
            </w:tcBorders>
            <w:vAlign w:val="bottom"/>
          </w:tcPr>
          <w:p>
            <w:pPr>
              <w:pStyle w:val="Normal"/>
              <w:rPr/>
            </w:pPr>
            <w:r>
              <w:rPr/>
            </w:r>
          </w:p>
        </w:tc>
      </w:tr>
      <w:tr>
        <w:trPr>
          <w:trHeight w:val="256" w:hRule="atLeast"/>
        </w:trPr>
        <w:tc>
          <w:tcPr>
            <w:tcW w:w="3642" w:type="dxa"/>
            <w:tcBorders/>
            <w:vAlign w:val="bottom"/>
          </w:tcPr>
          <w:p>
            <w:pPr>
              <w:pStyle w:val="Normal"/>
              <w:rPr/>
            </w:pPr>
            <w:del w:id="78" w:author="Reviewer" w:date="2024-02-13T08:59:00Z">
              <w:r>
                <w:rPr/>
                <w:delText>root_f</w:delText>
              </w:r>
            </w:del>
            <w:ins w:id="79" w:author="Reviewer" w:date="2024-02-13T09:00:00Z">
              <w:r>
                <w:rPr/>
                <w:t>RTD (fine root)</w:t>
              </w:r>
            </w:ins>
          </w:p>
        </w:tc>
        <w:tc>
          <w:tcPr>
            <w:tcW w:w="1040" w:type="dxa"/>
            <w:tcBorders/>
            <w:vAlign w:val="bottom"/>
          </w:tcPr>
          <w:p>
            <w:pPr>
              <w:pStyle w:val="Normal"/>
              <w:jc w:val="end"/>
              <w:rPr/>
            </w:pPr>
            <w:r>
              <w:rPr/>
              <w:t>6.322</w:t>
            </w:r>
          </w:p>
        </w:tc>
        <w:tc>
          <w:tcPr>
            <w:tcW w:w="1128" w:type="dxa"/>
            <w:tcBorders/>
            <w:vAlign w:val="bottom"/>
          </w:tcPr>
          <w:p>
            <w:pPr>
              <w:pStyle w:val="Normal"/>
              <w:jc w:val="end"/>
              <w:rPr/>
            </w:pPr>
            <w:r>
              <w:rPr/>
              <w:t>2.223</w:t>
            </w:r>
          </w:p>
        </w:tc>
        <w:tc>
          <w:tcPr>
            <w:tcW w:w="867" w:type="dxa"/>
            <w:tcBorders/>
            <w:vAlign w:val="bottom"/>
          </w:tcPr>
          <w:p>
            <w:pPr>
              <w:pStyle w:val="Normal"/>
              <w:jc w:val="end"/>
              <w:rPr/>
            </w:pPr>
            <w:r>
              <w:rPr/>
              <w:t>2.844</w:t>
            </w:r>
          </w:p>
        </w:tc>
        <w:tc>
          <w:tcPr>
            <w:tcW w:w="892" w:type="dxa"/>
            <w:tcBorders/>
            <w:vAlign w:val="bottom"/>
          </w:tcPr>
          <w:p>
            <w:pPr>
              <w:pStyle w:val="Normal"/>
              <w:jc w:val="end"/>
              <w:rPr/>
            </w:pPr>
            <w:r>
              <w:rPr/>
              <w:t>0.004</w:t>
            </w:r>
          </w:p>
        </w:tc>
        <w:tc>
          <w:tcPr>
            <w:tcW w:w="953" w:type="dxa"/>
            <w:tcBorders/>
            <w:vAlign w:val="bottom"/>
          </w:tcPr>
          <w:p>
            <w:pPr>
              <w:pStyle w:val="Normal"/>
              <w:rPr/>
            </w:pPr>
            <w:r>
              <w:rPr/>
              <w:t>root_f</w:t>
            </w:r>
          </w:p>
        </w:tc>
        <w:tc>
          <w:tcPr>
            <w:tcW w:w="460" w:type="dxa"/>
            <w:tcBorders/>
            <w:vAlign w:val="bottom"/>
          </w:tcPr>
          <w:p>
            <w:pPr>
              <w:pStyle w:val="Normal"/>
              <w:rPr/>
            </w:pPr>
            <w:r>
              <w:rPr/>
            </w:r>
          </w:p>
        </w:tc>
      </w:tr>
      <w:tr>
        <w:trPr>
          <w:trHeight w:val="256" w:hRule="atLeast"/>
        </w:trPr>
        <w:tc>
          <w:tcPr>
            <w:tcW w:w="3642" w:type="dxa"/>
            <w:tcBorders/>
            <w:vAlign w:val="bottom"/>
          </w:tcPr>
          <w:p>
            <w:pPr>
              <w:pStyle w:val="Normal"/>
              <w:rPr/>
            </w:pPr>
            <w:del w:id="80" w:author="Reviewer" w:date="2024-02-13T08:59:00Z">
              <w:r>
                <w:rPr/>
                <w:delText>effectINT</w:delText>
              </w:r>
            </w:del>
            <w:ins w:id="81" w:author="Reviewer" w:date="2024-02-13T08:59:00Z">
              <w:r>
                <w:rPr/>
                <w:t>Interior</w:t>
              </w:r>
            </w:ins>
          </w:p>
        </w:tc>
        <w:tc>
          <w:tcPr>
            <w:tcW w:w="1040" w:type="dxa"/>
            <w:tcBorders/>
            <w:vAlign w:val="bottom"/>
          </w:tcPr>
          <w:p>
            <w:pPr>
              <w:pStyle w:val="Normal"/>
              <w:jc w:val="end"/>
              <w:rPr/>
            </w:pPr>
            <w:r>
              <w:rPr/>
              <w:t>0.920</w:t>
            </w:r>
          </w:p>
        </w:tc>
        <w:tc>
          <w:tcPr>
            <w:tcW w:w="1128" w:type="dxa"/>
            <w:tcBorders/>
            <w:vAlign w:val="bottom"/>
          </w:tcPr>
          <w:p>
            <w:pPr>
              <w:pStyle w:val="Normal"/>
              <w:jc w:val="end"/>
              <w:rPr/>
            </w:pPr>
            <w:r>
              <w:rPr/>
              <w:t>0.529</w:t>
            </w:r>
          </w:p>
        </w:tc>
        <w:tc>
          <w:tcPr>
            <w:tcW w:w="867" w:type="dxa"/>
            <w:tcBorders/>
            <w:vAlign w:val="bottom"/>
          </w:tcPr>
          <w:p>
            <w:pPr>
              <w:pStyle w:val="Normal"/>
              <w:jc w:val="end"/>
              <w:rPr/>
            </w:pPr>
            <w:r>
              <w:rPr/>
              <w:t>1.739</w:t>
            </w:r>
          </w:p>
        </w:tc>
        <w:tc>
          <w:tcPr>
            <w:tcW w:w="892" w:type="dxa"/>
            <w:tcBorders/>
            <w:vAlign w:val="bottom"/>
          </w:tcPr>
          <w:p>
            <w:pPr>
              <w:pStyle w:val="Normal"/>
              <w:jc w:val="end"/>
              <w:rPr/>
            </w:pPr>
            <w:r>
              <w:rPr/>
              <w:t>0.082</w:t>
            </w:r>
          </w:p>
        </w:tc>
        <w:tc>
          <w:tcPr>
            <w:tcW w:w="953" w:type="dxa"/>
            <w:tcBorders/>
            <w:vAlign w:val="bottom"/>
          </w:tcPr>
          <w:p>
            <w:pPr>
              <w:pStyle w:val="Normal"/>
              <w:rPr/>
            </w:pPr>
            <w:r>
              <w:rPr/>
              <w:t>root_f</w:t>
            </w:r>
          </w:p>
        </w:tc>
        <w:tc>
          <w:tcPr>
            <w:tcW w:w="460" w:type="dxa"/>
            <w:tcBorders/>
            <w:vAlign w:val="bottom"/>
          </w:tcPr>
          <w:p>
            <w:pPr>
              <w:pStyle w:val="Normal"/>
              <w:rPr/>
            </w:pPr>
            <w:r>
              <w:rPr/>
              <w:t>.</w:t>
            </w:r>
          </w:p>
        </w:tc>
      </w:tr>
      <w:tr>
        <w:trPr>
          <w:trHeight w:val="256" w:hRule="atLeast"/>
        </w:trPr>
        <w:tc>
          <w:tcPr>
            <w:tcW w:w="3642" w:type="dxa"/>
            <w:tcBorders/>
            <w:vAlign w:val="bottom"/>
          </w:tcPr>
          <w:p>
            <w:pPr>
              <w:pStyle w:val="Normal"/>
              <w:rPr/>
            </w:pPr>
            <w:del w:id="82" w:author="Reviewer" w:date="2024-02-13T08:59:00Z">
              <w:r>
                <w:rPr/>
                <w:delText>treatment</w:delText>
              </w:r>
            </w:del>
            <w:r>
              <w:rPr/>
              <w:t>Drought</w:t>
            </w:r>
          </w:p>
        </w:tc>
        <w:tc>
          <w:tcPr>
            <w:tcW w:w="1040" w:type="dxa"/>
            <w:tcBorders/>
            <w:vAlign w:val="bottom"/>
          </w:tcPr>
          <w:p>
            <w:pPr>
              <w:pStyle w:val="Normal"/>
              <w:jc w:val="end"/>
              <w:rPr/>
            </w:pPr>
            <w:r>
              <w:rPr/>
              <w:t>0.692</w:t>
            </w:r>
          </w:p>
        </w:tc>
        <w:tc>
          <w:tcPr>
            <w:tcW w:w="1128" w:type="dxa"/>
            <w:tcBorders/>
            <w:vAlign w:val="bottom"/>
          </w:tcPr>
          <w:p>
            <w:pPr>
              <w:pStyle w:val="Normal"/>
              <w:jc w:val="end"/>
              <w:rPr/>
            </w:pPr>
            <w:r>
              <w:rPr/>
              <w:t>0.531</w:t>
            </w:r>
          </w:p>
        </w:tc>
        <w:tc>
          <w:tcPr>
            <w:tcW w:w="867" w:type="dxa"/>
            <w:tcBorders/>
            <w:vAlign w:val="bottom"/>
          </w:tcPr>
          <w:p>
            <w:pPr>
              <w:pStyle w:val="Normal"/>
              <w:jc w:val="end"/>
              <w:rPr/>
            </w:pPr>
            <w:r>
              <w:rPr/>
              <w:t>1.302</w:t>
            </w:r>
          </w:p>
        </w:tc>
        <w:tc>
          <w:tcPr>
            <w:tcW w:w="892" w:type="dxa"/>
            <w:tcBorders/>
            <w:vAlign w:val="bottom"/>
          </w:tcPr>
          <w:p>
            <w:pPr>
              <w:pStyle w:val="Normal"/>
              <w:jc w:val="end"/>
              <w:rPr/>
            </w:pPr>
            <w:r>
              <w:rPr/>
              <w:t>0.193</w:t>
            </w:r>
          </w:p>
        </w:tc>
        <w:tc>
          <w:tcPr>
            <w:tcW w:w="953" w:type="dxa"/>
            <w:tcBorders/>
            <w:vAlign w:val="bottom"/>
          </w:tcPr>
          <w:p>
            <w:pPr>
              <w:pStyle w:val="Normal"/>
              <w:rPr/>
            </w:pPr>
            <w:r>
              <w:rPr/>
              <w:t>root_f</w:t>
            </w:r>
          </w:p>
        </w:tc>
        <w:tc>
          <w:tcPr>
            <w:tcW w:w="460" w:type="dxa"/>
            <w:tcBorders/>
            <w:vAlign w:val="bottom"/>
          </w:tcPr>
          <w:p>
            <w:pPr>
              <w:pStyle w:val="Normal"/>
              <w:rPr/>
            </w:pPr>
            <w:r>
              <w:rPr/>
            </w:r>
          </w:p>
        </w:tc>
      </w:tr>
      <w:tr>
        <w:trPr>
          <w:trHeight w:val="256" w:hRule="atLeast"/>
        </w:trPr>
        <w:tc>
          <w:tcPr>
            <w:tcW w:w="3642" w:type="dxa"/>
            <w:tcBorders/>
            <w:vAlign w:val="bottom"/>
          </w:tcPr>
          <w:p>
            <w:pPr>
              <w:pStyle w:val="Normal"/>
              <w:rPr/>
            </w:pPr>
            <w:del w:id="83" w:author="Reviewer" w:date="2024-02-13T09:00:00Z">
              <w:r>
                <w:rPr/>
                <w:delText>root_f</w:delText>
              </w:r>
            </w:del>
            <w:ins w:id="84" w:author="Reviewer" w:date="2024-02-13T09:00:00Z">
              <w:r>
                <w:rPr/>
                <w:t>RTD x</w:t>
              </w:r>
            </w:ins>
            <w:del w:id="85" w:author="Reviewer" w:date="2024-02-13T09:00:00Z">
              <w:r>
                <w:rPr/>
                <w:delText>:</w:delText>
              </w:r>
            </w:del>
            <w:ins w:id="86" w:author="Reviewer" w:date="2024-02-13T09:00:00Z">
              <w:r>
                <w:rPr/>
                <w:t xml:space="preserve"> Interior  </w:t>
              </w:r>
            </w:ins>
            <w:del w:id="87" w:author="Reviewer" w:date="2024-02-13T09:00:00Z">
              <w:r>
                <w:rPr/>
                <w:delText>effectINT</w:delText>
              </w:r>
            </w:del>
          </w:p>
        </w:tc>
        <w:tc>
          <w:tcPr>
            <w:tcW w:w="1040" w:type="dxa"/>
            <w:tcBorders/>
            <w:vAlign w:val="bottom"/>
          </w:tcPr>
          <w:p>
            <w:pPr>
              <w:pStyle w:val="Normal"/>
              <w:jc w:val="end"/>
              <w:rPr/>
            </w:pPr>
            <w:r>
              <w:rPr/>
              <w:t>-5.089</w:t>
            </w:r>
          </w:p>
        </w:tc>
        <w:tc>
          <w:tcPr>
            <w:tcW w:w="1128" w:type="dxa"/>
            <w:tcBorders/>
            <w:vAlign w:val="bottom"/>
          </w:tcPr>
          <w:p>
            <w:pPr>
              <w:pStyle w:val="Normal"/>
              <w:jc w:val="end"/>
              <w:rPr/>
            </w:pPr>
            <w:r>
              <w:rPr/>
              <w:t>1.920</w:t>
            </w:r>
          </w:p>
        </w:tc>
        <w:tc>
          <w:tcPr>
            <w:tcW w:w="867" w:type="dxa"/>
            <w:tcBorders/>
            <w:vAlign w:val="bottom"/>
          </w:tcPr>
          <w:p>
            <w:pPr>
              <w:pStyle w:val="Normal"/>
              <w:jc w:val="end"/>
              <w:rPr/>
            </w:pPr>
            <w:r>
              <w:rPr/>
              <w:t>-2.651</w:t>
            </w:r>
          </w:p>
        </w:tc>
        <w:tc>
          <w:tcPr>
            <w:tcW w:w="892" w:type="dxa"/>
            <w:tcBorders/>
            <w:vAlign w:val="bottom"/>
          </w:tcPr>
          <w:p>
            <w:pPr>
              <w:pStyle w:val="Normal"/>
              <w:jc w:val="end"/>
              <w:rPr/>
            </w:pPr>
            <w:r>
              <w:rPr/>
              <w:t>0.008</w:t>
            </w:r>
          </w:p>
        </w:tc>
        <w:tc>
          <w:tcPr>
            <w:tcW w:w="953" w:type="dxa"/>
            <w:tcBorders/>
            <w:vAlign w:val="bottom"/>
          </w:tcPr>
          <w:p>
            <w:pPr>
              <w:pStyle w:val="Normal"/>
              <w:rPr/>
            </w:pPr>
            <w:r>
              <w:rPr/>
              <w:t>root_f</w:t>
            </w:r>
          </w:p>
        </w:tc>
        <w:tc>
          <w:tcPr>
            <w:tcW w:w="460" w:type="dxa"/>
            <w:tcBorders/>
            <w:vAlign w:val="bottom"/>
          </w:tcPr>
          <w:p>
            <w:pPr>
              <w:pStyle w:val="Normal"/>
              <w:rPr/>
            </w:pPr>
            <w:r>
              <w:rPr/>
              <w:t>*</w:t>
            </w:r>
          </w:p>
        </w:tc>
      </w:tr>
      <w:tr>
        <w:trPr>
          <w:trHeight w:val="256" w:hRule="atLeast"/>
        </w:trPr>
        <w:tc>
          <w:tcPr>
            <w:tcW w:w="3642" w:type="dxa"/>
            <w:tcBorders/>
            <w:vAlign w:val="bottom"/>
          </w:tcPr>
          <w:p>
            <w:pPr>
              <w:pStyle w:val="Normal"/>
              <w:rPr/>
            </w:pPr>
            <w:ins w:id="88" w:author="Reviewer" w:date="2024-02-13T09:00:00Z">
              <w:r>
                <w:rPr/>
                <w:t xml:space="preserve">RTD </w:t>
              </w:r>
            </w:ins>
            <w:del w:id="89" w:author="Reviewer" w:date="2024-02-13T09:00:00Z">
              <w:r>
                <w:rPr/>
                <w:delText>root_f</w:delText>
              </w:r>
            </w:del>
            <w:ins w:id="90" w:author="Reviewer" w:date="2024-02-13T09:00:00Z">
              <w:r>
                <w:rPr/>
                <w:t>x</w:t>
              </w:r>
            </w:ins>
            <w:del w:id="91" w:author="Reviewer" w:date="2024-02-13T09:00:00Z">
              <w:r>
                <w:rPr/>
                <w:delText>:</w:delText>
              </w:r>
            </w:del>
            <w:ins w:id="92" w:author="Reviewer" w:date="2024-02-13T09:00:00Z">
              <w:r>
                <w:rPr/>
                <w:t xml:space="preserve"> </w:t>
              </w:r>
            </w:ins>
            <w:del w:id="93" w:author="Reviewer" w:date="2024-02-13T09:00:00Z">
              <w:r>
                <w:rPr/>
                <w:delText>treatment</w:delText>
              </w:r>
            </w:del>
            <w:r>
              <w:rPr/>
              <w:t>Drought</w:t>
            </w:r>
          </w:p>
        </w:tc>
        <w:tc>
          <w:tcPr>
            <w:tcW w:w="1040" w:type="dxa"/>
            <w:tcBorders/>
            <w:vAlign w:val="bottom"/>
          </w:tcPr>
          <w:p>
            <w:pPr>
              <w:pStyle w:val="Normal"/>
              <w:jc w:val="end"/>
              <w:rPr/>
            </w:pPr>
            <w:r>
              <w:rPr/>
              <w:t>-4.004</w:t>
            </w:r>
          </w:p>
        </w:tc>
        <w:tc>
          <w:tcPr>
            <w:tcW w:w="1128" w:type="dxa"/>
            <w:tcBorders/>
            <w:vAlign w:val="bottom"/>
          </w:tcPr>
          <w:p>
            <w:pPr>
              <w:pStyle w:val="Normal"/>
              <w:jc w:val="end"/>
              <w:rPr/>
            </w:pPr>
            <w:r>
              <w:rPr/>
              <w:t>1.951</w:t>
            </w:r>
          </w:p>
        </w:tc>
        <w:tc>
          <w:tcPr>
            <w:tcW w:w="867" w:type="dxa"/>
            <w:tcBorders/>
            <w:vAlign w:val="bottom"/>
          </w:tcPr>
          <w:p>
            <w:pPr>
              <w:pStyle w:val="Normal"/>
              <w:jc w:val="end"/>
              <w:rPr/>
            </w:pPr>
            <w:r>
              <w:rPr/>
              <w:t>-2.053</w:t>
            </w:r>
          </w:p>
        </w:tc>
        <w:tc>
          <w:tcPr>
            <w:tcW w:w="892" w:type="dxa"/>
            <w:tcBorders/>
            <w:vAlign w:val="bottom"/>
          </w:tcPr>
          <w:p>
            <w:pPr>
              <w:pStyle w:val="Normal"/>
              <w:jc w:val="end"/>
              <w:rPr/>
            </w:pPr>
            <w:r>
              <w:rPr/>
              <w:t>0.040</w:t>
            </w:r>
          </w:p>
        </w:tc>
        <w:tc>
          <w:tcPr>
            <w:tcW w:w="953" w:type="dxa"/>
            <w:tcBorders/>
            <w:vAlign w:val="bottom"/>
          </w:tcPr>
          <w:p>
            <w:pPr>
              <w:pStyle w:val="Normal"/>
              <w:rPr/>
            </w:pPr>
            <w:r>
              <w:rPr/>
              <w:t>root_f</w:t>
            </w:r>
          </w:p>
        </w:tc>
        <w:tc>
          <w:tcPr>
            <w:tcW w:w="460" w:type="dxa"/>
            <w:tcBorders/>
            <w:vAlign w:val="bottom"/>
          </w:tcPr>
          <w:p>
            <w:pPr>
              <w:pStyle w:val="Normal"/>
              <w:rPr/>
            </w:pPr>
            <w:r>
              <w:rPr/>
              <w:t>*</w:t>
            </w:r>
          </w:p>
        </w:tc>
      </w:tr>
      <w:tr>
        <w:trPr>
          <w:trHeight w:val="256" w:hRule="atLeast"/>
        </w:trPr>
        <w:tc>
          <w:tcPr>
            <w:tcW w:w="3642" w:type="dxa"/>
            <w:tcBorders/>
            <w:vAlign w:val="bottom"/>
          </w:tcPr>
          <w:p>
            <w:pPr>
              <w:pStyle w:val="Normal"/>
              <w:rPr/>
            </w:pPr>
            <w:ins w:id="94" w:author="Reviewer" w:date="2024-02-13T09:01:00Z">
              <w:r>
                <w:rPr/>
                <w:t xml:space="preserve">Interior </w:t>
              </w:r>
            </w:ins>
            <w:del w:id="95" w:author="Reviewer" w:date="2024-02-13T09:01:00Z">
              <w:r>
                <w:rPr/>
                <w:delText>effectINT</w:delText>
              </w:r>
            </w:del>
            <w:ins w:id="96" w:author="Reviewer" w:date="2024-02-13T09:01:00Z">
              <w:r>
                <w:rPr/>
                <w:t>x</w:t>
              </w:r>
            </w:ins>
            <w:del w:id="97" w:author="Reviewer" w:date="2024-02-13T09:01:00Z">
              <w:r>
                <w:rPr/>
                <w:delText>:treatment</w:delText>
              </w:r>
            </w:del>
            <w:ins w:id="98" w:author="Reviewer" w:date="2024-02-13T09:01:00Z">
              <w:r>
                <w:rPr/>
                <w:t xml:space="preserve"> </w:t>
              </w:r>
            </w:ins>
            <w:r>
              <w:rPr/>
              <w:t>Drought</w:t>
            </w:r>
          </w:p>
        </w:tc>
        <w:tc>
          <w:tcPr>
            <w:tcW w:w="1040" w:type="dxa"/>
            <w:tcBorders/>
            <w:vAlign w:val="bottom"/>
          </w:tcPr>
          <w:p>
            <w:pPr>
              <w:pStyle w:val="Normal"/>
              <w:jc w:val="end"/>
              <w:rPr/>
            </w:pPr>
            <w:r>
              <w:rPr/>
              <w:t>-0.884</w:t>
            </w:r>
          </w:p>
        </w:tc>
        <w:tc>
          <w:tcPr>
            <w:tcW w:w="1128" w:type="dxa"/>
            <w:tcBorders/>
            <w:vAlign w:val="bottom"/>
          </w:tcPr>
          <w:p>
            <w:pPr>
              <w:pStyle w:val="Normal"/>
              <w:jc w:val="end"/>
              <w:rPr/>
            </w:pPr>
            <w:r>
              <w:rPr/>
              <w:t>0.724</w:t>
            </w:r>
          </w:p>
        </w:tc>
        <w:tc>
          <w:tcPr>
            <w:tcW w:w="867" w:type="dxa"/>
            <w:tcBorders/>
            <w:vAlign w:val="bottom"/>
          </w:tcPr>
          <w:p>
            <w:pPr>
              <w:pStyle w:val="Normal"/>
              <w:jc w:val="end"/>
              <w:rPr/>
            </w:pPr>
            <w:r>
              <w:rPr/>
              <w:t>-1.221</w:t>
            </w:r>
          </w:p>
        </w:tc>
        <w:tc>
          <w:tcPr>
            <w:tcW w:w="892" w:type="dxa"/>
            <w:tcBorders/>
            <w:vAlign w:val="bottom"/>
          </w:tcPr>
          <w:p>
            <w:pPr>
              <w:pStyle w:val="Normal"/>
              <w:jc w:val="end"/>
              <w:rPr/>
            </w:pPr>
            <w:r>
              <w:rPr/>
              <w:t>0.222</w:t>
            </w:r>
          </w:p>
        </w:tc>
        <w:tc>
          <w:tcPr>
            <w:tcW w:w="953" w:type="dxa"/>
            <w:tcBorders/>
            <w:vAlign w:val="bottom"/>
          </w:tcPr>
          <w:p>
            <w:pPr>
              <w:pStyle w:val="Normal"/>
              <w:rPr/>
            </w:pPr>
            <w:r>
              <w:rPr/>
              <w:t>root_f</w:t>
            </w:r>
          </w:p>
        </w:tc>
        <w:tc>
          <w:tcPr>
            <w:tcW w:w="460" w:type="dxa"/>
            <w:tcBorders/>
            <w:vAlign w:val="bottom"/>
          </w:tcPr>
          <w:p>
            <w:pPr>
              <w:pStyle w:val="Normal"/>
              <w:rPr/>
            </w:pPr>
            <w:r>
              <w:rPr/>
            </w:r>
          </w:p>
        </w:tc>
      </w:tr>
      <w:tr>
        <w:trPr>
          <w:trHeight w:val="256" w:hRule="atLeast"/>
        </w:trPr>
        <w:tc>
          <w:tcPr>
            <w:tcW w:w="3642" w:type="dxa"/>
            <w:tcBorders>
              <w:bottom w:val="single" w:sz="4" w:space="0" w:color="000000"/>
            </w:tcBorders>
            <w:vAlign w:val="bottom"/>
          </w:tcPr>
          <w:p>
            <w:pPr>
              <w:pStyle w:val="Normal"/>
              <w:rPr/>
            </w:pPr>
            <w:ins w:id="99" w:author="Reviewer" w:date="2024-02-13T09:00:00Z">
              <w:r>
                <w:rPr/>
                <w:t xml:space="preserve">RTD </w:t>
              </w:r>
            </w:ins>
            <w:del w:id="100" w:author="Reviewer" w:date="2024-02-13T09:01:00Z">
              <w:r>
                <w:rPr/>
                <w:delText>root_f:effectINT:</w:delText>
              </w:r>
            </w:del>
            <w:ins w:id="101" w:author="Reviewer" w:date="2024-02-13T09:01:00Z">
              <w:r>
                <w:rPr/>
                <w:t xml:space="preserve">x Interior x </w:t>
              </w:r>
            </w:ins>
            <w:del w:id="102" w:author="Reviewer" w:date="2024-02-13T09:01:00Z">
              <w:r>
                <w:rPr/>
                <w:delText>treatment</w:delText>
              </w:r>
            </w:del>
            <w:r>
              <w:rPr/>
              <w:t>Drought</w:t>
            </w:r>
          </w:p>
        </w:tc>
        <w:tc>
          <w:tcPr>
            <w:tcW w:w="1040" w:type="dxa"/>
            <w:tcBorders>
              <w:bottom w:val="single" w:sz="4" w:space="0" w:color="000000"/>
            </w:tcBorders>
            <w:vAlign w:val="bottom"/>
          </w:tcPr>
          <w:p>
            <w:pPr>
              <w:pStyle w:val="Normal"/>
              <w:jc w:val="end"/>
              <w:rPr/>
            </w:pPr>
            <w:r>
              <w:rPr/>
              <w:t>5.217</w:t>
            </w:r>
          </w:p>
        </w:tc>
        <w:tc>
          <w:tcPr>
            <w:tcW w:w="1128" w:type="dxa"/>
            <w:tcBorders>
              <w:bottom w:val="single" w:sz="4" w:space="0" w:color="000000"/>
            </w:tcBorders>
            <w:vAlign w:val="bottom"/>
          </w:tcPr>
          <w:p>
            <w:pPr>
              <w:pStyle w:val="Normal"/>
              <w:jc w:val="end"/>
              <w:rPr/>
            </w:pPr>
            <w:r>
              <w:rPr/>
              <w:t>2.492</w:t>
            </w:r>
          </w:p>
        </w:tc>
        <w:tc>
          <w:tcPr>
            <w:tcW w:w="867" w:type="dxa"/>
            <w:tcBorders>
              <w:bottom w:val="single" w:sz="4" w:space="0" w:color="000000"/>
            </w:tcBorders>
            <w:vAlign w:val="bottom"/>
          </w:tcPr>
          <w:p>
            <w:pPr>
              <w:pStyle w:val="Normal"/>
              <w:jc w:val="end"/>
              <w:rPr/>
            </w:pPr>
            <w:r>
              <w:rPr/>
              <w:t>2.094</w:t>
            </w:r>
          </w:p>
        </w:tc>
        <w:tc>
          <w:tcPr>
            <w:tcW w:w="892" w:type="dxa"/>
            <w:tcBorders>
              <w:bottom w:val="single" w:sz="4" w:space="0" w:color="000000"/>
            </w:tcBorders>
            <w:vAlign w:val="bottom"/>
          </w:tcPr>
          <w:p>
            <w:pPr>
              <w:pStyle w:val="Normal"/>
              <w:jc w:val="end"/>
              <w:rPr/>
            </w:pPr>
            <w:r>
              <w:rPr/>
              <w:t>0.036</w:t>
            </w:r>
          </w:p>
        </w:tc>
        <w:tc>
          <w:tcPr>
            <w:tcW w:w="953" w:type="dxa"/>
            <w:tcBorders>
              <w:bottom w:val="single" w:sz="4" w:space="0" w:color="000000"/>
            </w:tcBorders>
            <w:vAlign w:val="bottom"/>
          </w:tcPr>
          <w:p>
            <w:pPr>
              <w:pStyle w:val="Normal"/>
              <w:rPr/>
            </w:pPr>
            <w:r>
              <w:rPr/>
              <w:t>root_f</w:t>
            </w:r>
          </w:p>
        </w:tc>
        <w:tc>
          <w:tcPr>
            <w:tcW w:w="460" w:type="dxa"/>
            <w:tcBorders>
              <w:bottom w:val="single" w:sz="4" w:space="0" w:color="000000"/>
            </w:tcBorders>
            <w:vAlign w:val="bottom"/>
          </w:tcPr>
          <w:p>
            <w:pPr>
              <w:pStyle w:val="Normal"/>
              <w:rPr/>
            </w:pPr>
            <w:r>
              <w:rPr/>
              <w:t>*</w:t>
            </w:r>
          </w:p>
        </w:tc>
      </w:tr>
      <w:tr>
        <w:trPr>
          <w:trHeight w:val="256" w:hRule="atLeast"/>
        </w:trPr>
        <w:tc>
          <w:tcPr>
            <w:tcW w:w="3642" w:type="dxa"/>
            <w:tcBorders>
              <w:top w:val="single" w:sz="4" w:space="0" w:color="000000"/>
            </w:tcBorders>
            <w:vAlign w:val="bottom"/>
          </w:tcPr>
          <w:p>
            <w:pPr>
              <w:pStyle w:val="Normal"/>
              <w:rPr/>
            </w:pPr>
            <w:r>
              <w:rPr/>
              <w:t>(Intercept)</w:t>
            </w:r>
          </w:p>
        </w:tc>
        <w:tc>
          <w:tcPr>
            <w:tcW w:w="1040" w:type="dxa"/>
            <w:tcBorders>
              <w:top w:val="single" w:sz="4" w:space="0" w:color="000000"/>
            </w:tcBorders>
            <w:vAlign w:val="bottom"/>
          </w:tcPr>
          <w:p>
            <w:pPr>
              <w:pStyle w:val="Normal"/>
              <w:jc w:val="end"/>
              <w:rPr/>
            </w:pPr>
            <w:r>
              <w:rPr/>
              <w:t>-0.369</w:t>
            </w:r>
          </w:p>
        </w:tc>
        <w:tc>
          <w:tcPr>
            <w:tcW w:w="1128" w:type="dxa"/>
            <w:tcBorders>
              <w:top w:val="single" w:sz="4" w:space="0" w:color="000000"/>
            </w:tcBorders>
            <w:vAlign w:val="bottom"/>
          </w:tcPr>
          <w:p>
            <w:pPr>
              <w:pStyle w:val="Normal"/>
              <w:jc w:val="end"/>
              <w:rPr/>
            </w:pPr>
            <w:r>
              <w:rPr/>
              <w:t>1.356</w:t>
            </w:r>
          </w:p>
        </w:tc>
        <w:tc>
          <w:tcPr>
            <w:tcW w:w="867" w:type="dxa"/>
            <w:tcBorders>
              <w:top w:val="single" w:sz="4" w:space="0" w:color="000000"/>
            </w:tcBorders>
            <w:vAlign w:val="bottom"/>
          </w:tcPr>
          <w:p>
            <w:pPr>
              <w:pStyle w:val="Normal"/>
              <w:jc w:val="end"/>
              <w:rPr/>
            </w:pPr>
            <w:r>
              <w:rPr/>
              <w:t>-0.272</w:t>
            </w:r>
          </w:p>
        </w:tc>
        <w:tc>
          <w:tcPr>
            <w:tcW w:w="892" w:type="dxa"/>
            <w:tcBorders>
              <w:top w:val="single" w:sz="4" w:space="0" w:color="000000"/>
            </w:tcBorders>
            <w:vAlign w:val="bottom"/>
          </w:tcPr>
          <w:p>
            <w:pPr>
              <w:pStyle w:val="Normal"/>
              <w:jc w:val="end"/>
              <w:rPr/>
            </w:pPr>
            <w:r>
              <w:rPr/>
              <w:t>0.786</w:t>
            </w:r>
          </w:p>
        </w:tc>
        <w:tc>
          <w:tcPr>
            <w:tcW w:w="953" w:type="dxa"/>
            <w:tcBorders>
              <w:top w:val="single" w:sz="4" w:space="0" w:color="000000"/>
            </w:tcBorders>
            <w:vAlign w:val="bottom"/>
          </w:tcPr>
          <w:p>
            <w:pPr>
              <w:pStyle w:val="Normal"/>
              <w:rPr/>
            </w:pPr>
            <w:r>
              <w:rPr/>
              <w:t>root_m</w:t>
            </w:r>
          </w:p>
        </w:tc>
        <w:tc>
          <w:tcPr>
            <w:tcW w:w="460" w:type="dxa"/>
            <w:tcBorders>
              <w:top w:val="single" w:sz="4" w:space="0" w:color="000000"/>
            </w:tcBorders>
            <w:vAlign w:val="bottom"/>
          </w:tcPr>
          <w:p>
            <w:pPr>
              <w:pStyle w:val="Normal"/>
              <w:rPr/>
            </w:pPr>
            <w:r>
              <w:rPr/>
            </w:r>
          </w:p>
        </w:tc>
      </w:tr>
      <w:tr>
        <w:trPr>
          <w:trHeight w:val="256" w:hRule="atLeast"/>
        </w:trPr>
        <w:tc>
          <w:tcPr>
            <w:tcW w:w="3642" w:type="dxa"/>
            <w:tcBorders/>
            <w:vAlign w:val="bottom"/>
          </w:tcPr>
          <w:p>
            <w:pPr>
              <w:pStyle w:val="Normal"/>
              <w:rPr/>
            </w:pPr>
            <w:commentRangeStart w:id="12"/>
            <w:r>
              <w:rPr/>
              <w:t>root_m</w:t>
            </w:r>
            <w:commentRangeEnd w:id="12"/>
            <w:r>
              <w:commentReference w:id="12"/>
            </w:r>
            <w:r>
              <w:rPr/>
            </w:r>
          </w:p>
        </w:tc>
        <w:tc>
          <w:tcPr>
            <w:tcW w:w="1040" w:type="dxa"/>
            <w:tcBorders/>
            <w:vAlign w:val="bottom"/>
          </w:tcPr>
          <w:p>
            <w:pPr>
              <w:pStyle w:val="Normal"/>
              <w:jc w:val="end"/>
              <w:rPr/>
            </w:pPr>
            <w:r>
              <w:rPr/>
              <w:t>5.034</w:t>
            </w:r>
          </w:p>
        </w:tc>
        <w:tc>
          <w:tcPr>
            <w:tcW w:w="1128" w:type="dxa"/>
            <w:tcBorders/>
            <w:vAlign w:val="bottom"/>
          </w:tcPr>
          <w:p>
            <w:pPr>
              <w:pStyle w:val="Normal"/>
              <w:jc w:val="end"/>
              <w:rPr/>
            </w:pPr>
            <w:r>
              <w:rPr/>
              <w:t>3.368</w:t>
            </w:r>
          </w:p>
        </w:tc>
        <w:tc>
          <w:tcPr>
            <w:tcW w:w="867" w:type="dxa"/>
            <w:tcBorders/>
            <w:vAlign w:val="bottom"/>
          </w:tcPr>
          <w:p>
            <w:pPr>
              <w:pStyle w:val="Normal"/>
              <w:jc w:val="end"/>
              <w:rPr/>
            </w:pPr>
            <w:r>
              <w:rPr/>
              <w:t>1.495</w:t>
            </w:r>
          </w:p>
        </w:tc>
        <w:tc>
          <w:tcPr>
            <w:tcW w:w="892" w:type="dxa"/>
            <w:tcBorders/>
            <w:vAlign w:val="bottom"/>
          </w:tcPr>
          <w:p>
            <w:pPr>
              <w:pStyle w:val="Normal"/>
              <w:jc w:val="end"/>
              <w:rPr/>
            </w:pPr>
            <w:r>
              <w:rPr/>
              <w:t>0.135</w:t>
            </w:r>
          </w:p>
        </w:tc>
        <w:tc>
          <w:tcPr>
            <w:tcW w:w="953" w:type="dxa"/>
            <w:tcBorders/>
            <w:vAlign w:val="bottom"/>
          </w:tcPr>
          <w:p>
            <w:pPr>
              <w:pStyle w:val="Normal"/>
              <w:rPr/>
            </w:pPr>
            <w:r>
              <w:rPr/>
              <w:t>root_m</w:t>
            </w:r>
          </w:p>
        </w:tc>
        <w:tc>
          <w:tcPr>
            <w:tcW w:w="460" w:type="dxa"/>
            <w:tcBorders/>
            <w:vAlign w:val="bottom"/>
          </w:tcPr>
          <w:p>
            <w:pPr>
              <w:pStyle w:val="Normal"/>
              <w:rPr/>
            </w:pPr>
            <w:r>
              <w:rPr/>
            </w:r>
          </w:p>
        </w:tc>
      </w:tr>
      <w:tr>
        <w:trPr>
          <w:trHeight w:val="256" w:hRule="atLeast"/>
        </w:trPr>
        <w:tc>
          <w:tcPr>
            <w:tcW w:w="3642" w:type="dxa"/>
            <w:tcBorders/>
            <w:vAlign w:val="bottom"/>
          </w:tcPr>
          <w:p>
            <w:pPr>
              <w:pStyle w:val="Normal"/>
              <w:rPr/>
            </w:pPr>
            <w:r>
              <w:rPr/>
              <w:t>effectINT</w:t>
            </w:r>
          </w:p>
        </w:tc>
        <w:tc>
          <w:tcPr>
            <w:tcW w:w="1040" w:type="dxa"/>
            <w:tcBorders/>
            <w:vAlign w:val="bottom"/>
          </w:tcPr>
          <w:p>
            <w:pPr>
              <w:pStyle w:val="Normal"/>
              <w:jc w:val="end"/>
              <w:rPr/>
            </w:pPr>
            <w:r>
              <w:rPr/>
              <w:t>0.008</w:t>
            </w:r>
          </w:p>
        </w:tc>
        <w:tc>
          <w:tcPr>
            <w:tcW w:w="1128" w:type="dxa"/>
            <w:tcBorders/>
            <w:vAlign w:val="bottom"/>
          </w:tcPr>
          <w:p>
            <w:pPr>
              <w:pStyle w:val="Normal"/>
              <w:jc w:val="end"/>
              <w:rPr/>
            </w:pPr>
            <w:r>
              <w:rPr/>
              <w:t>1.052</w:t>
            </w:r>
          </w:p>
        </w:tc>
        <w:tc>
          <w:tcPr>
            <w:tcW w:w="867" w:type="dxa"/>
            <w:tcBorders/>
            <w:vAlign w:val="bottom"/>
          </w:tcPr>
          <w:p>
            <w:pPr>
              <w:pStyle w:val="Normal"/>
              <w:jc w:val="end"/>
              <w:rPr/>
            </w:pPr>
            <w:r>
              <w:rPr/>
              <w:t>0.008</w:t>
            </w:r>
          </w:p>
        </w:tc>
        <w:tc>
          <w:tcPr>
            <w:tcW w:w="892" w:type="dxa"/>
            <w:tcBorders/>
            <w:vAlign w:val="bottom"/>
          </w:tcPr>
          <w:p>
            <w:pPr>
              <w:pStyle w:val="Normal"/>
              <w:jc w:val="end"/>
              <w:rPr/>
            </w:pPr>
            <w:r>
              <w:rPr/>
              <w:t>0.994</w:t>
            </w:r>
          </w:p>
        </w:tc>
        <w:tc>
          <w:tcPr>
            <w:tcW w:w="953" w:type="dxa"/>
            <w:tcBorders/>
            <w:vAlign w:val="bottom"/>
          </w:tcPr>
          <w:p>
            <w:pPr>
              <w:pStyle w:val="Normal"/>
              <w:rPr/>
            </w:pPr>
            <w:r>
              <w:rPr/>
              <w:t>root_m</w:t>
            </w:r>
          </w:p>
        </w:tc>
        <w:tc>
          <w:tcPr>
            <w:tcW w:w="460" w:type="dxa"/>
            <w:tcBorders/>
            <w:vAlign w:val="bottom"/>
          </w:tcPr>
          <w:p>
            <w:pPr>
              <w:pStyle w:val="Normal"/>
              <w:rPr/>
            </w:pPr>
            <w:r>
              <w:rPr/>
            </w:r>
          </w:p>
        </w:tc>
      </w:tr>
      <w:tr>
        <w:trPr>
          <w:trHeight w:val="256" w:hRule="atLeast"/>
        </w:trPr>
        <w:tc>
          <w:tcPr>
            <w:tcW w:w="3642" w:type="dxa"/>
            <w:tcBorders/>
            <w:vAlign w:val="bottom"/>
          </w:tcPr>
          <w:p>
            <w:pPr>
              <w:pStyle w:val="Normal"/>
              <w:rPr/>
            </w:pPr>
            <w:r>
              <w:rPr/>
              <w:t>treatmentDrought</w:t>
            </w:r>
          </w:p>
        </w:tc>
        <w:tc>
          <w:tcPr>
            <w:tcW w:w="1040" w:type="dxa"/>
            <w:tcBorders/>
            <w:vAlign w:val="bottom"/>
          </w:tcPr>
          <w:p>
            <w:pPr>
              <w:pStyle w:val="Normal"/>
              <w:jc w:val="end"/>
              <w:rPr/>
            </w:pPr>
            <w:r>
              <w:rPr/>
              <w:t>0.495</w:t>
            </w:r>
          </w:p>
        </w:tc>
        <w:tc>
          <w:tcPr>
            <w:tcW w:w="1128" w:type="dxa"/>
            <w:tcBorders/>
            <w:vAlign w:val="bottom"/>
          </w:tcPr>
          <w:p>
            <w:pPr>
              <w:pStyle w:val="Normal"/>
              <w:jc w:val="end"/>
              <w:rPr/>
            </w:pPr>
            <w:r>
              <w:rPr/>
              <w:t>1.060</w:t>
            </w:r>
          </w:p>
        </w:tc>
        <w:tc>
          <w:tcPr>
            <w:tcW w:w="867" w:type="dxa"/>
            <w:tcBorders/>
            <w:vAlign w:val="bottom"/>
          </w:tcPr>
          <w:p>
            <w:pPr>
              <w:pStyle w:val="Normal"/>
              <w:jc w:val="end"/>
              <w:rPr/>
            </w:pPr>
            <w:r>
              <w:rPr/>
              <w:t>0.467</w:t>
            </w:r>
          </w:p>
        </w:tc>
        <w:tc>
          <w:tcPr>
            <w:tcW w:w="892" w:type="dxa"/>
            <w:tcBorders/>
            <w:vAlign w:val="bottom"/>
          </w:tcPr>
          <w:p>
            <w:pPr>
              <w:pStyle w:val="Normal"/>
              <w:jc w:val="end"/>
              <w:rPr/>
            </w:pPr>
            <w:r>
              <w:rPr/>
              <w:t>0.641</w:t>
            </w:r>
          </w:p>
        </w:tc>
        <w:tc>
          <w:tcPr>
            <w:tcW w:w="953" w:type="dxa"/>
            <w:tcBorders/>
            <w:vAlign w:val="bottom"/>
          </w:tcPr>
          <w:p>
            <w:pPr>
              <w:pStyle w:val="Normal"/>
              <w:rPr/>
            </w:pPr>
            <w:r>
              <w:rPr/>
              <w:t>root_m</w:t>
            </w:r>
          </w:p>
        </w:tc>
        <w:tc>
          <w:tcPr>
            <w:tcW w:w="460" w:type="dxa"/>
            <w:tcBorders/>
            <w:vAlign w:val="bottom"/>
          </w:tcPr>
          <w:p>
            <w:pPr>
              <w:pStyle w:val="Normal"/>
              <w:rPr/>
            </w:pPr>
            <w:r>
              <w:rPr/>
            </w:r>
          </w:p>
        </w:tc>
      </w:tr>
      <w:tr>
        <w:trPr>
          <w:trHeight w:val="256" w:hRule="atLeast"/>
        </w:trPr>
        <w:tc>
          <w:tcPr>
            <w:tcW w:w="3642" w:type="dxa"/>
            <w:tcBorders/>
            <w:vAlign w:val="bottom"/>
          </w:tcPr>
          <w:p>
            <w:pPr>
              <w:pStyle w:val="Normal"/>
              <w:rPr/>
            </w:pPr>
            <w:r>
              <w:rPr/>
              <w:t>root_m:effectINT</w:t>
            </w:r>
          </w:p>
        </w:tc>
        <w:tc>
          <w:tcPr>
            <w:tcW w:w="1040" w:type="dxa"/>
            <w:tcBorders/>
            <w:vAlign w:val="bottom"/>
          </w:tcPr>
          <w:p>
            <w:pPr>
              <w:pStyle w:val="Normal"/>
              <w:jc w:val="end"/>
              <w:rPr/>
            </w:pPr>
            <w:r>
              <w:rPr/>
              <w:t>-0.873</w:t>
            </w:r>
          </w:p>
        </w:tc>
        <w:tc>
          <w:tcPr>
            <w:tcW w:w="1128" w:type="dxa"/>
            <w:tcBorders/>
            <w:vAlign w:val="bottom"/>
          </w:tcPr>
          <w:p>
            <w:pPr>
              <w:pStyle w:val="Normal"/>
              <w:jc w:val="end"/>
              <w:rPr/>
            </w:pPr>
            <w:r>
              <w:rPr/>
              <w:t>2.682</w:t>
            </w:r>
          </w:p>
        </w:tc>
        <w:tc>
          <w:tcPr>
            <w:tcW w:w="867" w:type="dxa"/>
            <w:tcBorders/>
            <w:vAlign w:val="bottom"/>
          </w:tcPr>
          <w:p>
            <w:pPr>
              <w:pStyle w:val="Normal"/>
              <w:jc w:val="end"/>
              <w:rPr/>
            </w:pPr>
            <w:r>
              <w:rPr/>
              <w:t>-0.326</w:t>
            </w:r>
          </w:p>
        </w:tc>
        <w:tc>
          <w:tcPr>
            <w:tcW w:w="892" w:type="dxa"/>
            <w:tcBorders/>
            <w:vAlign w:val="bottom"/>
          </w:tcPr>
          <w:p>
            <w:pPr>
              <w:pStyle w:val="Normal"/>
              <w:jc w:val="end"/>
              <w:rPr/>
            </w:pPr>
            <w:r>
              <w:rPr/>
              <w:t>0.745</w:t>
            </w:r>
          </w:p>
        </w:tc>
        <w:tc>
          <w:tcPr>
            <w:tcW w:w="953" w:type="dxa"/>
            <w:tcBorders/>
            <w:vAlign w:val="bottom"/>
          </w:tcPr>
          <w:p>
            <w:pPr>
              <w:pStyle w:val="Normal"/>
              <w:rPr/>
            </w:pPr>
            <w:r>
              <w:rPr/>
              <w:t>root_m</w:t>
            </w:r>
          </w:p>
        </w:tc>
        <w:tc>
          <w:tcPr>
            <w:tcW w:w="460" w:type="dxa"/>
            <w:tcBorders/>
            <w:vAlign w:val="bottom"/>
          </w:tcPr>
          <w:p>
            <w:pPr>
              <w:pStyle w:val="Normal"/>
              <w:rPr/>
            </w:pPr>
            <w:r>
              <w:rPr/>
            </w:r>
          </w:p>
        </w:tc>
      </w:tr>
      <w:tr>
        <w:trPr>
          <w:trHeight w:val="256" w:hRule="atLeast"/>
        </w:trPr>
        <w:tc>
          <w:tcPr>
            <w:tcW w:w="3642" w:type="dxa"/>
            <w:tcBorders/>
            <w:vAlign w:val="bottom"/>
          </w:tcPr>
          <w:p>
            <w:pPr>
              <w:pStyle w:val="Normal"/>
              <w:rPr/>
            </w:pPr>
            <w:r>
              <w:rPr/>
              <w:t>root_m:treatmentDrought</w:t>
            </w:r>
          </w:p>
        </w:tc>
        <w:tc>
          <w:tcPr>
            <w:tcW w:w="1040" w:type="dxa"/>
            <w:tcBorders/>
            <w:vAlign w:val="bottom"/>
          </w:tcPr>
          <w:p>
            <w:pPr>
              <w:pStyle w:val="Normal"/>
              <w:jc w:val="end"/>
              <w:rPr/>
            </w:pPr>
            <w:r>
              <w:rPr/>
              <w:t>-1.962</w:t>
            </w:r>
          </w:p>
        </w:tc>
        <w:tc>
          <w:tcPr>
            <w:tcW w:w="1128" w:type="dxa"/>
            <w:tcBorders/>
            <w:vAlign w:val="bottom"/>
          </w:tcPr>
          <w:p>
            <w:pPr>
              <w:pStyle w:val="Normal"/>
              <w:jc w:val="end"/>
              <w:rPr/>
            </w:pPr>
            <w:r>
              <w:rPr/>
              <w:t>2.692</w:t>
            </w:r>
          </w:p>
        </w:tc>
        <w:tc>
          <w:tcPr>
            <w:tcW w:w="867" w:type="dxa"/>
            <w:tcBorders/>
            <w:vAlign w:val="bottom"/>
          </w:tcPr>
          <w:p>
            <w:pPr>
              <w:pStyle w:val="Normal"/>
              <w:jc w:val="end"/>
              <w:rPr/>
            </w:pPr>
            <w:r>
              <w:rPr/>
              <w:t>-0.729</w:t>
            </w:r>
          </w:p>
        </w:tc>
        <w:tc>
          <w:tcPr>
            <w:tcW w:w="892" w:type="dxa"/>
            <w:tcBorders/>
            <w:vAlign w:val="bottom"/>
          </w:tcPr>
          <w:p>
            <w:pPr>
              <w:pStyle w:val="Normal"/>
              <w:jc w:val="end"/>
              <w:rPr/>
            </w:pPr>
            <w:r>
              <w:rPr/>
              <w:t>0.466</w:t>
            </w:r>
          </w:p>
        </w:tc>
        <w:tc>
          <w:tcPr>
            <w:tcW w:w="953" w:type="dxa"/>
            <w:tcBorders/>
            <w:vAlign w:val="bottom"/>
          </w:tcPr>
          <w:p>
            <w:pPr>
              <w:pStyle w:val="Normal"/>
              <w:rPr/>
            </w:pPr>
            <w:r>
              <w:rPr/>
              <w:t>root_m</w:t>
            </w:r>
          </w:p>
        </w:tc>
        <w:tc>
          <w:tcPr>
            <w:tcW w:w="460" w:type="dxa"/>
            <w:tcBorders/>
            <w:vAlign w:val="bottom"/>
          </w:tcPr>
          <w:p>
            <w:pPr>
              <w:pStyle w:val="Normal"/>
              <w:rPr/>
            </w:pPr>
            <w:r>
              <w:rPr/>
            </w:r>
          </w:p>
        </w:tc>
      </w:tr>
      <w:tr>
        <w:trPr>
          <w:trHeight w:val="256" w:hRule="atLeast"/>
        </w:trPr>
        <w:tc>
          <w:tcPr>
            <w:tcW w:w="3642" w:type="dxa"/>
            <w:tcBorders/>
            <w:vAlign w:val="bottom"/>
          </w:tcPr>
          <w:p>
            <w:pPr>
              <w:pStyle w:val="Normal"/>
              <w:rPr/>
            </w:pPr>
            <w:r>
              <w:rPr/>
              <w:t>effectINT:treatmentDrought</w:t>
            </w:r>
          </w:p>
        </w:tc>
        <w:tc>
          <w:tcPr>
            <w:tcW w:w="1040" w:type="dxa"/>
            <w:tcBorders/>
            <w:vAlign w:val="bottom"/>
          </w:tcPr>
          <w:p>
            <w:pPr>
              <w:pStyle w:val="Normal"/>
              <w:jc w:val="end"/>
              <w:rPr/>
            </w:pPr>
            <w:r>
              <w:rPr/>
              <w:t>-0.847</w:t>
            </w:r>
          </w:p>
        </w:tc>
        <w:tc>
          <w:tcPr>
            <w:tcW w:w="1128" w:type="dxa"/>
            <w:tcBorders/>
            <w:vAlign w:val="bottom"/>
          </w:tcPr>
          <w:p>
            <w:pPr>
              <w:pStyle w:val="Normal"/>
              <w:jc w:val="end"/>
              <w:rPr/>
            </w:pPr>
            <w:r>
              <w:rPr/>
              <w:t>1.481</w:t>
            </w:r>
          </w:p>
        </w:tc>
        <w:tc>
          <w:tcPr>
            <w:tcW w:w="867" w:type="dxa"/>
            <w:tcBorders/>
            <w:vAlign w:val="bottom"/>
          </w:tcPr>
          <w:p>
            <w:pPr>
              <w:pStyle w:val="Normal"/>
              <w:jc w:val="end"/>
              <w:rPr/>
            </w:pPr>
            <w:r>
              <w:rPr/>
              <w:t>-0.572</w:t>
            </w:r>
          </w:p>
        </w:tc>
        <w:tc>
          <w:tcPr>
            <w:tcW w:w="892" w:type="dxa"/>
            <w:tcBorders/>
            <w:vAlign w:val="bottom"/>
          </w:tcPr>
          <w:p>
            <w:pPr>
              <w:pStyle w:val="Normal"/>
              <w:jc w:val="end"/>
              <w:rPr/>
            </w:pPr>
            <w:r>
              <w:rPr/>
              <w:t>0.567</w:t>
            </w:r>
          </w:p>
        </w:tc>
        <w:tc>
          <w:tcPr>
            <w:tcW w:w="953" w:type="dxa"/>
            <w:tcBorders/>
            <w:vAlign w:val="bottom"/>
          </w:tcPr>
          <w:p>
            <w:pPr>
              <w:pStyle w:val="Normal"/>
              <w:rPr/>
            </w:pPr>
            <w:r>
              <w:rPr/>
              <w:t>root_m</w:t>
            </w:r>
          </w:p>
        </w:tc>
        <w:tc>
          <w:tcPr>
            <w:tcW w:w="460" w:type="dxa"/>
            <w:tcBorders/>
            <w:vAlign w:val="bottom"/>
          </w:tcPr>
          <w:p>
            <w:pPr>
              <w:pStyle w:val="Normal"/>
              <w:rPr/>
            </w:pPr>
            <w:r>
              <w:rPr/>
            </w:r>
          </w:p>
        </w:tc>
      </w:tr>
      <w:tr>
        <w:trPr>
          <w:trHeight w:val="256" w:hRule="atLeast"/>
        </w:trPr>
        <w:tc>
          <w:tcPr>
            <w:tcW w:w="3642" w:type="dxa"/>
            <w:tcBorders>
              <w:bottom w:val="single" w:sz="4" w:space="0" w:color="000000"/>
            </w:tcBorders>
            <w:vAlign w:val="bottom"/>
          </w:tcPr>
          <w:p>
            <w:pPr>
              <w:pStyle w:val="Normal"/>
              <w:rPr/>
            </w:pPr>
            <w:r>
              <w:rPr/>
              <w:t>root_m:effectINT:treatmentDrought</w:t>
            </w:r>
          </w:p>
        </w:tc>
        <w:tc>
          <w:tcPr>
            <w:tcW w:w="1040" w:type="dxa"/>
            <w:tcBorders>
              <w:bottom w:val="single" w:sz="4" w:space="0" w:color="000000"/>
            </w:tcBorders>
            <w:vAlign w:val="bottom"/>
          </w:tcPr>
          <w:p>
            <w:pPr>
              <w:pStyle w:val="Normal"/>
              <w:jc w:val="end"/>
              <w:rPr/>
            </w:pPr>
            <w:r>
              <w:rPr/>
              <w:t>3.258</w:t>
            </w:r>
          </w:p>
        </w:tc>
        <w:tc>
          <w:tcPr>
            <w:tcW w:w="1128" w:type="dxa"/>
            <w:tcBorders>
              <w:bottom w:val="single" w:sz="4" w:space="0" w:color="000000"/>
            </w:tcBorders>
            <w:vAlign w:val="bottom"/>
          </w:tcPr>
          <w:p>
            <w:pPr>
              <w:pStyle w:val="Normal"/>
              <w:jc w:val="end"/>
              <w:rPr/>
            </w:pPr>
            <w:r>
              <w:rPr/>
              <w:t>3.767</w:t>
            </w:r>
          </w:p>
        </w:tc>
        <w:tc>
          <w:tcPr>
            <w:tcW w:w="867" w:type="dxa"/>
            <w:tcBorders>
              <w:bottom w:val="single" w:sz="4" w:space="0" w:color="000000"/>
            </w:tcBorders>
            <w:vAlign w:val="bottom"/>
          </w:tcPr>
          <w:p>
            <w:pPr>
              <w:pStyle w:val="Normal"/>
              <w:jc w:val="end"/>
              <w:rPr/>
            </w:pPr>
            <w:r>
              <w:rPr/>
              <w:t>0.865</w:t>
            </w:r>
          </w:p>
        </w:tc>
        <w:tc>
          <w:tcPr>
            <w:tcW w:w="892" w:type="dxa"/>
            <w:tcBorders>
              <w:bottom w:val="single" w:sz="4" w:space="0" w:color="000000"/>
            </w:tcBorders>
            <w:vAlign w:val="bottom"/>
          </w:tcPr>
          <w:p>
            <w:pPr>
              <w:pStyle w:val="Normal"/>
              <w:jc w:val="end"/>
              <w:rPr/>
            </w:pPr>
            <w:r>
              <w:rPr/>
              <w:t>0.387</w:t>
            </w:r>
          </w:p>
        </w:tc>
        <w:tc>
          <w:tcPr>
            <w:tcW w:w="953" w:type="dxa"/>
            <w:tcBorders>
              <w:bottom w:val="single" w:sz="4" w:space="0" w:color="000000"/>
            </w:tcBorders>
            <w:vAlign w:val="bottom"/>
          </w:tcPr>
          <w:p>
            <w:pPr>
              <w:pStyle w:val="Normal"/>
              <w:rPr/>
            </w:pPr>
            <w:r>
              <w:rPr/>
              <w:t>root_m</w:t>
            </w:r>
          </w:p>
        </w:tc>
        <w:tc>
          <w:tcPr>
            <w:tcW w:w="460" w:type="dxa"/>
            <w:tcBorders/>
            <w:vAlign w:val="bottom"/>
          </w:tcPr>
          <w:p>
            <w:pPr>
              <w:pStyle w:val="Normal"/>
              <w:rPr/>
            </w:pPr>
            <w:r>
              <w:rPr/>
            </w:r>
          </w:p>
        </w:tc>
      </w:tr>
      <w:tr>
        <w:trPr>
          <w:trHeight w:val="256" w:hRule="atLeast"/>
        </w:trPr>
        <w:tc>
          <w:tcPr>
            <w:tcW w:w="3642" w:type="dxa"/>
            <w:tcBorders>
              <w:top w:val="single" w:sz="4" w:space="0" w:color="000000"/>
            </w:tcBorders>
            <w:vAlign w:val="bottom"/>
          </w:tcPr>
          <w:p>
            <w:pPr>
              <w:pStyle w:val="Normal"/>
              <w:rPr/>
            </w:pPr>
            <w:r>
              <w:rPr/>
              <w:t>(Intercept)</w:t>
            </w:r>
          </w:p>
        </w:tc>
        <w:tc>
          <w:tcPr>
            <w:tcW w:w="1040" w:type="dxa"/>
            <w:tcBorders>
              <w:top w:val="single" w:sz="4" w:space="0" w:color="000000"/>
            </w:tcBorders>
            <w:vAlign w:val="bottom"/>
          </w:tcPr>
          <w:p>
            <w:pPr>
              <w:pStyle w:val="Normal"/>
              <w:jc w:val="end"/>
              <w:rPr/>
            </w:pPr>
            <w:r>
              <w:rPr/>
              <w:t>0.636</w:t>
            </w:r>
          </w:p>
        </w:tc>
        <w:tc>
          <w:tcPr>
            <w:tcW w:w="1128" w:type="dxa"/>
            <w:tcBorders>
              <w:top w:val="single" w:sz="4" w:space="0" w:color="000000"/>
            </w:tcBorders>
            <w:vAlign w:val="bottom"/>
          </w:tcPr>
          <w:p>
            <w:pPr>
              <w:pStyle w:val="Normal"/>
              <w:jc w:val="end"/>
              <w:rPr/>
            </w:pPr>
            <w:r>
              <w:rPr/>
              <w:t>1.200</w:t>
            </w:r>
          </w:p>
        </w:tc>
        <w:tc>
          <w:tcPr>
            <w:tcW w:w="867" w:type="dxa"/>
            <w:tcBorders>
              <w:top w:val="single" w:sz="4" w:space="0" w:color="000000"/>
            </w:tcBorders>
            <w:vAlign w:val="bottom"/>
          </w:tcPr>
          <w:p>
            <w:pPr>
              <w:pStyle w:val="Normal"/>
              <w:jc w:val="end"/>
              <w:rPr/>
            </w:pPr>
            <w:r>
              <w:rPr/>
              <w:t>0.530</w:t>
            </w:r>
          </w:p>
        </w:tc>
        <w:tc>
          <w:tcPr>
            <w:tcW w:w="892" w:type="dxa"/>
            <w:tcBorders>
              <w:top w:val="single" w:sz="4" w:space="0" w:color="000000"/>
            </w:tcBorders>
            <w:vAlign w:val="bottom"/>
          </w:tcPr>
          <w:p>
            <w:pPr>
              <w:pStyle w:val="Normal"/>
              <w:jc w:val="end"/>
              <w:rPr/>
            </w:pPr>
            <w:r>
              <w:rPr/>
              <w:t>0.596</w:t>
            </w:r>
          </w:p>
        </w:tc>
        <w:tc>
          <w:tcPr>
            <w:tcW w:w="953" w:type="dxa"/>
            <w:tcBorders>
              <w:top w:val="single" w:sz="4" w:space="0" w:color="000000"/>
            </w:tcBorders>
            <w:vAlign w:val="bottom"/>
          </w:tcPr>
          <w:p>
            <w:pPr>
              <w:pStyle w:val="Normal"/>
              <w:rPr/>
            </w:pPr>
            <w:r>
              <w:rPr/>
              <w:t>stem</w:t>
            </w:r>
          </w:p>
        </w:tc>
        <w:tc>
          <w:tcPr>
            <w:tcW w:w="460" w:type="dxa"/>
            <w:tcBorders/>
            <w:vAlign w:val="bottom"/>
          </w:tcPr>
          <w:p>
            <w:pPr>
              <w:pStyle w:val="Normal"/>
              <w:rPr/>
            </w:pPr>
            <w:r>
              <w:rPr/>
            </w:r>
          </w:p>
        </w:tc>
      </w:tr>
      <w:tr>
        <w:trPr>
          <w:trHeight w:val="256" w:hRule="atLeast"/>
        </w:trPr>
        <w:tc>
          <w:tcPr>
            <w:tcW w:w="3642" w:type="dxa"/>
            <w:tcBorders/>
            <w:vAlign w:val="bottom"/>
          </w:tcPr>
          <w:p>
            <w:pPr>
              <w:pStyle w:val="Normal"/>
              <w:rPr/>
            </w:pPr>
            <w:r>
              <w:rPr/>
              <w:t>stem</w:t>
            </w:r>
          </w:p>
        </w:tc>
        <w:tc>
          <w:tcPr>
            <w:tcW w:w="1040" w:type="dxa"/>
            <w:tcBorders/>
            <w:vAlign w:val="bottom"/>
          </w:tcPr>
          <w:p>
            <w:pPr>
              <w:pStyle w:val="Normal"/>
              <w:jc w:val="end"/>
              <w:rPr/>
            </w:pPr>
            <w:r>
              <w:rPr/>
              <w:t>2.022</w:t>
            </w:r>
          </w:p>
        </w:tc>
        <w:tc>
          <w:tcPr>
            <w:tcW w:w="1128" w:type="dxa"/>
            <w:tcBorders/>
            <w:vAlign w:val="bottom"/>
          </w:tcPr>
          <w:p>
            <w:pPr>
              <w:pStyle w:val="Normal"/>
              <w:jc w:val="end"/>
              <w:rPr/>
            </w:pPr>
            <w:r>
              <w:rPr/>
              <w:t>2.320</w:t>
            </w:r>
          </w:p>
        </w:tc>
        <w:tc>
          <w:tcPr>
            <w:tcW w:w="867" w:type="dxa"/>
            <w:tcBorders/>
            <w:vAlign w:val="bottom"/>
          </w:tcPr>
          <w:p>
            <w:pPr>
              <w:pStyle w:val="Normal"/>
              <w:jc w:val="end"/>
              <w:rPr/>
            </w:pPr>
            <w:r>
              <w:rPr/>
              <w:t>0.871</w:t>
            </w:r>
          </w:p>
        </w:tc>
        <w:tc>
          <w:tcPr>
            <w:tcW w:w="892" w:type="dxa"/>
            <w:tcBorders/>
            <w:vAlign w:val="bottom"/>
          </w:tcPr>
          <w:p>
            <w:pPr>
              <w:pStyle w:val="Normal"/>
              <w:jc w:val="end"/>
              <w:rPr/>
            </w:pPr>
            <w:r>
              <w:rPr/>
              <w:t>0.384</w:t>
            </w:r>
          </w:p>
        </w:tc>
        <w:tc>
          <w:tcPr>
            <w:tcW w:w="953" w:type="dxa"/>
            <w:tcBorders/>
            <w:vAlign w:val="bottom"/>
          </w:tcPr>
          <w:p>
            <w:pPr>
              <w:pStyle w:val="Normal"/>
              <w:rPr/>
            </w:pPr>
            <w:r>
              <w:rPr/>
              <w:t>stem</w:t>
            </w:r>
          </w:p>
        </w:tc>
        <w:tc>
          <w:tcPr>
            <w:tcW w:w="460" w:type="dxa"/>
            <w:tcBorders/>
            <w:vAlign w:val="bottom"/>
          </w:tcPr>
          <w:p>
            <w:pPr>
              <w:pStyle w:val="Normal"/>
              <w:rPr/>
            </w:pPr>
            <w:r>
              <w:rPr/>
            </w:r>
          </w:p>
        </w:tc>
      </w:tr>
      <w:tr>
        <w:trPr>
          <w:trHeight w:val="256" w:hRule="atLeast"/>
        </w:trPr>
        <w:tc>
          <w:tcPr>
            <w:tcW w:w="3642" w:type="dxa"/>
            <w:tcBorders/>
            <w:vAlign w:val="bottom"/>
          </w:tcPr>
          <w:p>
            <w:pPr>
              <w:pStyle w:val="Normal"/>
              <w:rPr/>
            </w:pPr>
            <w:r>
              <w:rPr/>
              <w:t>effectINT</w:t>
            </w:r>
          </w:p>
        </w:tc>
        <w:tc>
          <w:tcPr>
            <w:tcW w:w="1040" w:type="dxa"/>
            <w:tcBorders/>
            <w:vAlign w:val="bottom"/>
          </w:tcPr>
          <w:p>
            <w:pPr>
              <w:pStyle w:val="Normal"/>
              <w:jc w:val="end"/>
              <w:rPr/>
            </w:pPr>
            <w:r>
              <w:rPr/>
              <w:t>1.301</w:t>
            </w:r>
          </w:p>
        </w:tc>
        <w:tc>
          <w:tcPr>
            <w:tcW w:w="1128" w:type="dxa"/>
            <w:tcBorders/>
            <w:vAlign w:val="bottom"/>
          </w:tcPr>
          <w:p>
            <w:pPr>
              <w:pStyle w:val="Normal"/>
              <w:jc w:val="end"/>
              <w:rPr/>
            </w:pPr>
            <w:r>
              <w:rPr/>
              <w:t>0.846</w:t>
            </w:r>
          </w:p>
        </w:tc>
        <w:tc>
          <w:tcPr>
            <w:tcW w:w="867" w:type="dxa"/>
            <w:tcBorders/>
            <w:vAlign w:val="bottom"/>
          </w:tcPr>
          <w:p>
            <w:pPr>
              <w:pStyle w:val="Normal"/>
              <w:jc w:val="end"/>
              <w:rPr/>
            </w:pPr>
            <w:r>
              <w:rPr/>
              <w:t>1.538</w:t>
            </w:r>
          </w:p>
        </w:tc>
        <w:tc>
          <w:tcPr>
            <w:tcW w:w="892" w:type="dxa"/>
            <w:tcBorders/>
            <w:vAlign w:val="bottom"/>
          </w:tcPr>
          <w:p>
            <w:pPr>
              <w:pStyle w:val="Normal"/>
              <w:jc w:val="end"/>
              <w:rPr/>
            </w:pPr>
            <w:r>
              <w:rPr/>
              <w:t>0.124</w:t>
            </w:r>
          </w:p>
        </w:tc>
        <w:tc>
          <w:tcPr>
            <w:tcW w:w="953" w:type="dxa"/>
            <w:tcBorders/>
            <w:vAlign w:val="bottom"/>
          </w:tcPr>
          <w:p>
            <w:pPr>
              <w:pStyle w:val="Normal"/>
              <w:rPr/>
            </w:pPr>
            <w:r>
              <w:rPr/>
              <w:t>stem</w:t>
            </w:r>
          </w:p>
        </w:tc>
        <w:tc>
          <w:tcPr>
            <w:tcW w:w="460" w:type="dxa"/>
            <w:tcBorders/>
            <w:vAlign w:val="bottom"/>
          </w:tcPr>
          <w:p>
            <w:pPr>
              <w:pStyle w:val="Normal"/>
              <w:rPr/>
            </w:pPr>
            <w:r>
              <w:rPr/>
            </w:r>
          </w:p>
        </w:tc>
      </w:tr>
      <w:tr>
        <w:trPr>
          <w:trHeight w:val="256" w:hRule="atLeast"/>
        </w:trPr>
        <w:tc>
          <w:tcPr>
            <w:tcW w:w="3642" w:type="dxa"/>
            <w:tcBorders/>
            <w:vAlign w:val="bottom"/>
          </w:tcPr>
          <w:p>
            <w:pPr>
              <w:pStyle w:val="Normal"/>
              <w:rPr/>
            </w:pPr>
            <w:r>
              <w:rPr/>
              <w:t>treatmentDrought</w:t>
            </w:r>
          </w:p>
        </w:tc>
        <w:tc>
          <w:tcPr>
            <w:tcW w:w="1040" w:type="dxa"/>
            <w:tcBorders/>
            <w:vAlign w:val="bottom"/>
          </w:tcPr>
          <w:p>
            <w:pPr>
              <w:pStyle w:val="Normal"/>
              <w:jc w:val="end"/>
              <w:rPr/>
            </w:pPr>
            <w:r>
              <w:rPr/>
              <w:t>1.330</w:t>
            </w:r>
          </w:p>
        </w:tc>
        <w:tc>
          <w:tcPr>
            <w:tcW w:w="1128" w:type="dxa"/>
            <w:tcBorders/>
            <w:vAlign w:val="bottom"/>
          </w:tcPr>
          <w:p>
            <w:pPr>
              <w:pStyle w:val="Normal"/>
              <w:jc w:val="end"/>
              <w:rPr/>
            </w:pPr>
            <w:r>
              <w:rPr/>
              <w:t>0.849</w:t>
            </w:r>
          </w:p>
        </w:tc>
        <w:tc>
          <w:tcPr>
            <w:tcW w:w="867" w:type="dxa"/>
            <w:tcBorders/>
            <w:vAlign w:val="bottom"/>
          </w:tcPr>
          <w:p>
            <w:pPr>
              <w:pStyle w:val="Normal"/>
              <w:jc w:val="end"/>
              <w:rPr/>
            </w:pPr>
            <w:r>
              <w:rPr/>
              <w:t>1.567</w:t>
            </w:r>
          </w:p>
        </w:tc>
        <w:tc>
          <w:tcPr>
            <w:tcW w:w="892" w:type="dxa"/>
            <w:tcBorders/>
            <w:vAlign w:val="bottom"/>
          </w:tcPr>
          <w:p>
            <w:pPr>
              <w:pStyle w:val="Normal"/>
              <w:jc w:val="end"/>
              <w:rPr/>
            </w:pPr>
            <w:r>
              <w:rPr/>
              <w:t>0.117</w:t>
            </w:r>
          </w:p>
        </w:tc>
        <w:tc>
          <w:tcPr>
            <w:tcW w:w="953" w:type="dxa"/>
            <w:tcBorders/>
            <w:vAlign w:val="bottom"/>
          </w:tcPr>
          <w:p>
            <w:pPr>
              <w:pStyle w:val="Normal"/>
              <w:rPr/>
            </w:pPr>
            <w:r>
              <w:rPr/>
              <w:t>stem</w:t>
            </w:r>
          </w:p>
        </w:tc>
        <w:tc>
          <w:tcPr>
            <w:tcW w:w="460" w:type="dxa"/>
            <w:tcBorders/>
            <w:vAlign w:val="bottom"/>
          </w:tcPr>
          <w:p>
            <w:pPr>
              <w:pStyle w:val="Normal"/>
              <w:rPr/>
            </w:pPr>
            <w:r>
              <w:rPr/>
            </w:r>
          </w:p>
        </w:tc>
      </w:tr>
      <w:tr>
        <w:trPr>
          <w:trHeight w:val="256" w:hRule="atLeast"/>
        </w:trPr>
        <w:tc>
          <w:tcPr>
            <w:tcW w:w="3642" w:type="dxa"/>
            <w:tcBorders/>
            <w:vAlign w:val="bottom"/>
          </w:tcPr>
          <w:p>
            <w:pPr>
              <w:pStyle w:val="Normal"/>
              <w:rPr/>
            </w:pPr>
            <w:r>
              <w:rPr/>
              <w:t>stem:effectINT</w:t>
            </w:r>
          </w:p>
        </w:tc>
        <w:tc>
          <w:tcPr>
            <w:tcW w:w="1040" w:type="dxa"/>
            <w:tcBorders/>
            <w:vAlign w:val="bottom"/>
          </w:tcPr>
          <w:p>
            <w:pPr>
              <w:pStyle w:val="Normal"/>
              <w:jc w:val="end"/>
              <w:rPr/>
            </w:pPr>
            <w:r>
              <w:rPr/>
              <w:t>-3.274</w:t>
            </w:r>
          </w:p>
        </w:tc>
        <w:tc>
          <w:tcPr>
            <w:tcW w:w="1128" w:type="dxa"/>
            <w:tcBorders/>
            <w:vAlign w:val="bottom"/>
          </w:tcPr>
          <w:p>
            <w:pPr>
              <w:pStyle w:val="Normal"/>
              <w:jc w:val="end"/>
              <w:rPr/>
            </w:pPr>
            <w:r>
              <w:rPr/>
              <w:t>1.627</w:t>
            </w:r>
          </w:p>
        </w:tc>
        <w:tc>
          <w:tcPr>
            <w:tcW w:w="867" w:type="dxa"/>
            <w:tcBorders/>
            <w:vAlign w:val="bottom"/>
          </w:tcPr>
          <w:p>
            <w:pPr>
              <w:pStyle w:val="Normal"/>
              <w:jc w:val="end"/>
              <w:rPr/>
            </w:pPr>
            <w:r>
              <w:rPr/>
              <w:t>-2.012</w:t>
            </w:r>
          </w:p>
        </w:tc>
        <w:tc>
          <w:tcPr>
            <w:tcW w:w="892" w:type="dxa"/>
            <w:tcBorders/>
            <w:vAlign w:val="bottom"/>
          </w:tcPr>
          <w:p>
            <w:pPr>
              <w:pStyle w:val="Normal"/>
              <w:jc w:val="end"/>
              <w:rPr/>
            </w:pPr>
            <w:r>
              <w:rPr/>
              <w:t>0.044</w:t>
            </w:r>
          </w:p>
        </w:tc>
        <w:tc>
          <w:tcPr>
            <w:tcW w:w="953" w:type="dxa"/>
            <w:tcBorders/>
            <w:vAlign w:val="bottom"/>
          </w:tcPr>
          <w:p>
            <w:pPr>
              <w:pStyle w:val="Normal"/>
              <w:rPr/>
            </w:pPr>
            <w:r>
              <w:rPr/>
              <w:t>stem</w:t>
            </w:r>
          </w:p>
        </w:tc>
        <w:tc>
          <w:tcPr>
            <w:tcW w:w="460" w:type="dxa"/>
            <w:tcBorders/>
            <w:vAlign w:val="bottom"/>
          </w:tcPr>
          <w:p>
            <w:pPr>
              <w:pStyle w:val="Normal"/>
              <w:rPr/>
            </w:pPr>
            <w:r>
              <w:rPr/>
              <w:t>*</w:t>
            </w:r>
          </w:p>
        </w:tc>
      </w:tr>
      <w:tr>
        <w:trPr>
          <w:trHeight w:val="256" w:hRule="atLeast"/>
        </w:trPr>
        <w:tc>
          <w:tcPr>
            <w:tcW w:w="3642" w:type="dxa"/>
            <w:tcBorders/>
            <w:vAlign w:val="bottom"/>
          </w:tcPr>
          <w:p>
            <w:pPr>
              <w:pStyle w:val="Normal"/>
              <w:rPr/>
            </w:pPr>
            <w:r>
              <w:rPr/>
              <w:t>stem:treatmentDrought</w:t>
            </w:r>
          </w:p>
        </w:tc>
        <w:tc>
          <w:tcPr>
            <w:tcW w:w="1040" w:type="dxa"/>
            <w:tcBorders/>
            <w:vAlign w:val="bottom"/>
          </w:tcPr>
          <w:p>
            <w:pPr>
              <w:pStyle w:val="Normal"/>
              <w:jc w:val="end"/>
              <w:rPr/>
            </w:pPr>
            <w:r>
              <w:rPr/>
              <w:t>-3.198</w:t>
            </w:r>
          </w:p>
        </w:tc>
        <w:tc>
          <w:tcPr>
            <w:tcW w:w="1128" w:type="dxa"/>
            <w:tcBorders/>
            <w:vAlign w:val="bottom"/>
          </w:tcPr>
          <w:p>
            <w:pPr>
              <w:pStyle w:val="Normal"/>
              <w:jc w:val="end"/>
              <w:rPr/>
            </w:pPr>
            <w:r>
              <w:rPr/>
              <w:t>1.632</w:t>
            </w:r>
          </w:p>
        </w:tc>
        <w:tc>
          <w:tcPr>
            <w:tcW w:w="867" w:type="dxa"/>
            <w:tcBorders/>
            <w:vAlign w:val="bottom"/>
          </w:tcPr>
          <w:p>
            <w:pPr>
              <w:pStyle w:val="Normal"/>
              <w:jc w:val="end"/>
              <w:rPr/>
            </w:pPr>
            <w:r>
              <w:rPr/>
              <w:t>-1.959</w:t>
            </w:r>
          </w:p>
        </w:tc>
        <w:tc>
          <w:tcPr>
            <w:tcW w:w="892" w:type="dxa"/>
            <w:tcBorders/>
            <w:vAlign w:val="bottom"/>
          </w:tcPr>
          <w:p>
            <w:pPr>
              <w:pStyle w:val="Normal"/>
              <w:jc w:val="end"/>
              <w:rPr/>
            </w:pPr>
            <w:r>
              <w:rPr/>
              <w:t>0.050</w:t>
            </w:r>
          </w:p>
        </w:tc>
        <w:tc>
          <w:tcPr>
            <w:tcW w:w="953" w:type="dxa"/>
            <w:tcBorders/>
            <w:vAlign w:val="bottom"/>
          </w:tcPr>
          <w:p>
            <w:pPr>
              <w:pStyle w:val="Normal"/>
              <w:rPr/>
            </w:pPr>
            <w:r>
              <w:rPr/>
              <w:t>stem</w:t>
            </w:r>
          </w:p>
        </w:tc>
        <w:tc>
          <w:tcPr>
            <w:tcW w:w="460" w:type="dxa"/>
            <w:tcBorders/>
            <w:vAlign w:val="bottom"/>
          </w:tcPr>
          <w:p>
            <w:pPr>
              <w:pStyle w:val="Normal"/>
              <w:rPr/>
            </w:pPr>
            <w:r>
              <w:rPr/>
              <w:t>*</w:t>
            </w:r>
          </w:p>
        </w:tc>
      </w:tr>
      <w:tr>
        <w:trPr>
          <w:trHeight w:val="256" w:hRule="atLeast"/>
        </w:trPr>
        <w:tc>
          <w:tcPr>
            <w:tcW w:w="3642" w:type="dxa"/>
            <w:tcBorders/>
            <w:vAlign w:val="bottom"/>
          </w:tcPr>
          <w:p>
            <w:pPr>
              <w:pStyle w:val="Normal"/>
              <w:rPr/>
            </w:pPr>
            <w:r>
              <w:rPr/>
              <w:t>effectINT:treatmentDrought</w:t>
            </w:r>
          </w:p>
        </w:tc>
        <w:tc>
          <w:tcPr>
            <w:tcW w:w="1040" w:type="dxa"/>
            <w:tcBorders/>
            <w:vAlign w:val="bottom"/>
          </w:tcPr>
          <w:p>
            <w:pPr>
              <w:pStyle w:val="Normal"/>
              <w:jc w:val="end"/>
              <w:rPr/>
            </w:pPr>
            <w:r>
              <w:rPr/>
              <w:t>-1.817</w:t>
            </w:r>
          </w:p>
        </w:tc>
        <w:tc>
          <w:tcPr>
            <w:tcW w:w="1128" w:type="dxa"/>
            <w:tcBorders/>
            <w:vAlign w:val="bottom"/>
          </w:tcPr>
          <w:p>
            <w:pPr>
              <w:pStyle w:val="Normal"/>
              <w:jc w:val="end"/>
              <w:rPr/>
            </w:pPr>
            <w:r>
              <w:rPr/>
              <w:t>1.185</w:t>
            </w:r>
          </w:p>
        </w:tc>
        <w:tc>
          <w:tcPr>
            <w:tcW w:w="867" w:type="dxa"/>
            <w:tcBorders/>
            <w:vAlign w:val="bottom"/>
          </w:tcPr>
          <w:p>
            <w:pPr>
              <w:pStyle w:val="Normal"/>
              <w:jc w:val="end"/>
              <w:rPr/>
            </w:pPr>
            <w:r>
              <w:rPr/>
              <w:t>-1.533</w:t>
            </w:r>
          </w:p>
        </w:tc>
        <w:tc>
          <w:tcPr>
            <w:tcW w:w="892" w:type="dxa"/>
            <w:tcBorders/>
            <w:vAlign w:val="bottom"/>
          </w:tcPr>
          <w:p>
            <w:pPr>
              <w:pStyle w:val="Normal"/>
              <w:jc w:val="end"/>
              <w:rPr/>
            </w:pPr>
            <w:r>
              <w:rPr/>
              <w:t>0.125</w:t>
            </w:r>
          </w:p>
        </w:tc>
        <w:tc>
          <w:tcPr>
            <w:tcW w:w="953" w:type="dxa"/>
            <w:tcBorders/>
            <w:vAlign w:val="bottom"/>
          </w:tcPr>
          <w:p>
            <w:pPr>
              <w:pStyle w:val="Normal"/>
              <w:rPr/>
            </w:pPr>
            <w:r>
              <w:rPr/>
              <w:t>stem</w:t>
            </w:r>
          </w:p>
        </w:tc>
        <w:tc>
          <w:tcPr>
            <w:tcW w:w="460" w:type="dxa"/>
            <w:tcBorders/>
            <w:vAlign w:val="bottom"/>
          </w:tcPr>
          <w:p>
            <w:pPr>
              <w:pStyle w:val="Normal"/>
              <w:rPr/>
            </w:pPr>
            <w:r>
              <w:rPr/>
            </w:r>
          </w:p>
        </w:tc>
      </w:tr>
      <w:tr>
        <w:trPr>
          <w:trHeight w:val="256" w:hRule="atLeast"/>
        </w:trPr>
        <w:tc>
          <w:tcPr>
            <w:tcW w:w="3642" w:type="dxa"/>
            <w:tcBorders>
              <w:bottom w:val="single" w:sz="4" w:space="0" w:color="000000"/>
            </w:tcBorders>
            <w:vAlign w:val="bottom"/>
          </w:tcPr>
          <w:p>
            <w:pPr>
              <w:pStyle w:val="Normal"/>
              <w:rPr/>
            </w:pPr>
            <w:r>
              <w:rPr/>
              <w:t>stem:effectINT:treatmentDrought</w:t>
            </w:r>
          </w:p>
        </w:tc>
        <w:tc>
          <w:tcPr>
            <w:tcW w:w="1040" w:type="dxa"/>
            <w:tcBorders>
              <w:bottom w:val="single" w:sz="4" w:space="0" w:color="000000"/>
            </w:tcBorders>
            <w:vAlign w:val="bottom"/>
          </w:tcPr>
          <w:p>
            <w:pPr>
              <w:pStyle w:val="Normal"/>
              <w:jc w:val="end"/>
              <w:rPr/>
            </w:pPr>
            <w:r>
              <w:rPr/>
              <w:t>4.431</w:t>
            </w:r>
          </w:p>
        </w:tc>
        <w:tc>
          <w:tcPr>
            <w:tcW w:w="1128" w:type="dxa"/>
            <w:tcBorders>
              <w:bottom w:val="single" w:sz="4" w:space="0" w:color="000000"/>
            </w:tcBorders>
            <w:vAlign w:val="bottom"/>
          </w:tcPr>
          <w:p>
            <w:pPr>
              <w:pStyle w:val="Normal"/>
              <w:jc w:val="end"/>
              <w:rPr/>
            </w:pPr>
            <w:r>
              <w:rPr/>
              <w:t>2.253</w:t>
            </w:r>
          </w:p>
        </w:tc>
        <w:tc>
          <w:tcPr>
            <w:tcW w:w="867" w:type="dxa"/>
            <w:tcBorders>
              <w:bottom w:val="single" w:sz="4" w:space="0" w:color="000000"/>
            </w:tcBorders>
            <w:vAlign w:val="bottom"/>
          </w:tcPr>
          <w:p>
            <w:pPr>
              <w:pStyle w:val="Normal"/>
              <w:jc w:val="end"/>
              <w:rPr/>
            </w:pPr>
            <w:r>
              <w:rPr/>
              <w:t>1.967</w:t>
            </w:r>
          </w:p>
        </w:tc>
        <w:tc>
          <w:tcPr>
            <w:tcW w:w="892" w:type="dxa"/>
            <w:tcBorders>
              <w:bottom w:val="single" w:sz="4" w:space="0" w:color="000000"/>
            </w:tcBorders>
            <w:vAlign w:val="bottom"/>
          </w:tcPr>
          <w:p>
            <w:pPr>
              <w:pStyle w:val="Normal"/>
              <w:jc w:val="end"/>
              <w:rPr/>
            </w:pPr>
            <w:r>
              <w:rPr/>
              <w:t>0.049</w:t>
            </w:r>
          </w:p>
        </w:tc>
        <w:tc>
          <w:tcPr>
            <w:tcW w:w="953" w:type="dxa"/>
            <w:tcBorders>
              <w:bottom w:val="single" w:sz="4" w:space="0" w:color="000000"/>
            </w:tcBorders>
            <w:vAlign w:val="bottom"/>
          </w:tcPr>
          <w:p>
            <w:pPr>
              <w:pStyle w:val="Normal"/>
              <w:rPr/>
            </w:pPr>
            <w:r>
              <w:rPr/>
              <w:t>stem</w:t>
            </w:r>
          </w:p>
        </w:tc>
        <w:tc>
          <w:tcPr>
            <w:tcW w:w="460" w:type="dxa"/>
            <w:tcBorders>
              <w:bottom w:val="single" w:sz="4" w:space="0" w:color="000000"/>
            </w:tcBorders>
            <w:vAlign w:val="bottom"/>
          </w:tcPr>
          <w:p>
            <w:pPr>
              <w:pStyle w:val="Normal"/>
              <w:rPr/>
            </w:pPr>
            <w:r>
              <w:rPr/>
              <w:t>*</w:t>
            </w:r>
          </w:p>
        </w:tc>
      </w:tr>
    </w:tbl>
    <w:p>
      <w:pPr>
        <w:pStyle w:val="Normal"/>
        <w:rPr>
          <w:lang w:eastAsia="en-IN"/>
        </w:rPr>
      </w:pPr>
      <w:r>
        <w:rPr>
          <w:lang w:eastAsia="en-IN"/>
        </w:rPr>
      </w:r>
    </w:p>
    <w:p>
      <w:pPr>
        <w:pStyle w:val="Normal"/>
        <w:rPr>
          <w:lang w:eastAsia="en-IN"/>
        </w:rPr>
      </w:pPr>
      <w:r>
        <w:rPr>
          <w:lang w:eastAsia="en-IN"/>
        </w:rPr>
      </w:r>
    </w:p>
    <w:p>
      <w:pPr>
        <w:pStyle w:val="Normal"/>
        <w:rPr>
          <w:lang w:eastAsia="en-IN"/>
        </w:rPr>
      </w:pPr>
      <w:r>
        <w:rPr>
          <w:lang w:eastAsia="en-IN"/>
        </w:rPr>
      </w:r>
    </w:p>
    <w:p>
      <w:pPr>
        <w:pStyle w:val="Normal"/>
        <w:rPr>
          <w:lang w:eastAsia="en-IN"/>
        </w:rPr>
      </w:pPr>
      <w:commentRangeStart w:id="13"/>
      <w:r>
        <w:drawing>
          <wp:anchor behindDoc="0" distT="0" distB="0" distL="0" distR="0" simplePos="0" locked="0" layoutInCell="0" allowOverlap="1" relativeHeight="2">
            <wp:simplePos x="0" y="0"/>
            <wp:positionH relativeFrom="column">
              <wp:posOffset>0</wp:posOffset>
            </wp:positionH>
            <wp:positionV relativeFrom="paragraph">
              <wp:posOffset>-489585</wp:posOffset>
            </wp:positionV>
            <wp:extent cx="6120130" cy="8568055"/>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6120130" cy="8568055"/>
                    </a:xfrm>
                    <a:prstGeom prst="rect">
                      <a:avLst/>
                    </a:prstGeom>
                  </pic:spPr>
                </pic:pic>
              </a:graphicData>
            </a:graphic>
          </wp:anchor>
        </w:drawing>
      </w:r>
      <w:r>
        <w:rPr/>
      </w:r>
      <w:commentRangeEnd w:id="13"/>
      <w:r>
        <w:commentReference w:id="13"/>
      </w:r>
      <w:r>
        <w:rPr/>
        <w:commentReference w:id="14"/>
      </w:r>
      <w:r>
        <w:rPr/>
        <w:commentReference w:id="15"/>
      </w:r>
      <w:r>
        <w:rPr>
          <w:i/>
          <w:iCs/>
          <w:lang w:val="en-GB"/>
        </w:rPr>
        <w:br/>
        <w:t>Figure 3.</w:t>
      </w:r>
      <w:r>
        <w:rPr>
          <w:lang w:eastAsia="en-IN"/>
        </w:rPr>
        <w:t xml:space="preserve"> </w:t>
      </w:r>
      <w:r>
        <w:rPr>
          <w:b/>
          <w:bCs/>
          <w:i/>
          <w:iCs/>
          <w:lang w:eastAsia="en-IN"/>
        </w:rPr>
        <w:t xml:space="preserve">Seedlings survival between paired control and drought treatments at edge and interior of the forest measured as function of their functional traits. </w:t>
      </w:r>
      <w:r>
        <w:rPr>
          <w:lang w:val="en-GB"/>
        </w:rPr>
        <w:t>Seedlings survival in paired treatments of control and drought in forest edge vs. interior conditions are modelled as a function of their functional traits. Results from generalized linear mixed effects model with binomial errors for seedling survival in forest edge vs interior conditions as a function of PC1 (a.), and PC2 (b.) of multi-dimensional trait space, leaf mass per unit area (c.), leaf dry matter content (d.), leaf area (e.), stem specific density (f.), main root specific density (g.), and fine root specific density with random intercepts for species.  Lines indicate predicted response and points denote raw data. Continuous lines indicate a significant relationship at alpha &lt; 0.05 and dashed lines indicate non-significant results. Red lines and points denote forest edge conditions and blue denotes forest interior conditions.</w:t>
      </w:r>
    </w:p>
    <w:p>
      <w:pPr>
        <w:pStyle w:val="Normal"/>
        <w:rPr/>
      </w:pPr>
      <w:r>
        <w:rPr/>
      </w:r>
    </w:p>
    <w:p>
      <w:pPr>
        <w:pStyle w:val="Normal"/>
        <w:rPr/>
      </w:pPr>
      <w:r>
        <w:rPr/>
        <w:t xml:space="preserve">Results: Generalized linear mixed-effects model (GLMM) was fitted to examine if the plant functional traits, Leaf Area, Leaf Dry Matter Content (LDMC), Leaf Mass per unit Area (LMA), Fine Root Specific Density (FRSD), Main Root Specific Density (MRSD), Stem Specific Density (SSD)  along with their Principal component axises 1 and 2 explain the seedlings survival in paired treatments of control and drought in the forest interior and forest edge. A summary of the model coefficients is presented in Table 3. </w:t>
      </w:r>
    </w:p>
    <w:p>
      <w:pPr>
        <w:pStyle w:val="Normal"/>
        <w:rPr/>
      </w:pPr>
      <w:r>
        <w:rPr/>
      </w:r>
    </w:p>
    <w:p>
      <w:pPr>
        <w:pStyle w:val="Normal"/>
        <w:rPr/>
      </w:pPr>
      <w:r>
        <w:rPr>
          <w:b/>
          <w:bCs/>
        </w:rPr>
        <w:t>PC1:</w:t>
      </w:r>
      <w:r>
        <w:rPr/>
        <w:t xml:space="preserve"> The three-way interaction between trait sapce PC1, forest interior, and treatment drought was significant (Estimate = 0.483, SE = 0.240, z = 2.011, p = 0.044). </w:t>
      </w:r>
    </w:p>
    <w:p>
      <w:pPr>
        <w:pStyle w:val="Normal"/>
        <w:rPr/>
      </w:pPr>
      <w:r>
        <w:rPr/>
      </w:r>
    </w:p>
    <w:p>
      <w:pPr>
        <w:pStyle w:val="Normal"/>
        <w:rPr/>
      </w:pPr>
      <w:r>
        <w:rPr>
          <w:b/>
          <w:bCs/>
        </w:rPr>
        <w:t>PC2:</w:t>
      </w:r>
      <w:r>
        <w:rPr/>
        <w:t xml:space="preserve"> The three-way interaction between trait space PC2, forest interior, and treatment drought showed a trend towards significance (Estimate = -0.871, SE = 0.447, z = -1.950, p = 0.051).</w:t>
      </w:r>
    </w:p>
    <w:p>
      <w:pPr>
        <w:pStyle w:val="Normal"/>
        <w:rPr/>
      </w:pPr>
      <w:r>
        <w:rPr/>
      </w:r>
    </w:p>
    <w:p>
      <w:pPr>
        <w:pStyle w:val="Normal"/>
        <w:rPr/>
      </w:pPr>
      <w:r>
        <w:rPr>
          <w:b/>
          <w:bCs/>
        </w:rPr>
        <w:t xml:space="preserve">Leaf area: </w:t>
      </w:r>
      <w:r>
        <w:rPr/>
        <w:t>The interaction between forest interior and drought treatment was marginally significant (Estimate = 1.790, SE = 1.050, z = 1.704, p = 0.088).There was also marginal significance interaction between leaf area and drought treatment</w:t>
      </w:r>
      <w:r>
        <w:rPr>
          <w:b/>
          <w:bCs/>
        </w:rPr>
        <w:t xml:space="preserve"> </w:t>
      </w:r>
      <w:r>
        <w:rPr/>
        <w:t xml:space="preserve">(Estimate = 0.015, SE = 0.008, z = 1.765, p = 0.078). </w:t>
      </w:r>
    </w:p>
    <w:p>
      <w:pPr>
        <w:pStyle w:val="Normal"/>
        <w:rPr/>
      </w:pPr>
      <w:r>
        <w:rPr/>
      </w:r>
    </w:p>
    <w:p>
      <w:pPr>
        <w:pStyle w:val="BodyText"/>
        <w:rPr/>
      </w:pPr>
      <w:r>
        <w:rPr>
          <w:b/>
          <w:bCs/>
        </w:rPr>
        <w:t xml:space="preserve">Leaf Dry Matter Content: </w:t>
      </w:r>
      <w:r>
        <w:rPr/>
        <w:t>The interaction between LDMC and drought treatment was significant (Estimate = -7.079, SE = 3.420, z = -2.070, p = 0.038).</w:t>
      </w:r>
    </w:p>
    <w:p>
      <w:pPr>
        <w:pStyle w:val="BodyText"/>
        <w:rPr/>
      </w:pPr>
      <w:r>
        <w:rPr>
          <w:b/>
          <w:bCs/>
        </w:rPr>
        <w:t xml:space="preserve">Leaf Mass per unit Area: </w:t>
      </w:r>
      <w:r>
        <w:rPr/>
        <w:t>The three-way interaction between LMA, forest interior, and drought treatment was significant (Estimate = 241.092, SE = 71.904, z = 3.353, p = 0.001).</w:t>
      </w:r>
    </w:p>
    <w:p>
      <w:pPr>
        <w:pStyle w:val="BodyText"/>
        <w:rPr/>
      </w:pPr>
      <w:r>
        <w:rPr>
          <w:b/>
          <w:bCs/>
        </w:rPr>
        <w:t>Fine Root Specific Density:</w:t>
      </w:r>
      <w:r>
        <w:rPr/>
        <w:t xml:space="preserve"> The three-way interaction between FRSD, forest interior, and drought treatment was significant (Estimate = 5.217, SE = 2.492, z = 2.094, p = 0.036).</w:t>
      </w:r>
    </w:p>
    <w:p>
      <w:pPr>
        <w:pStyle w:val="BodyText"/>
        <w:rPr/>
      </w:pPr>
      <w:r>
        <w:rPr>
          <w:b/>
          <w:bCs/>
        </w:rPr>
        <w:t>Main Root Specific Density:</w:t>
      </w:r>
      <w:r>
        <w:rPr/>
        <w:t xml:space="preserve"> There was no significant relationship seen with MRSD.  </w:t>
      </w:r>
    </w:p>
    <w:p>
      <w:pPr>
        <w:pStyle w:val="BodyText"/>
        <w:rPr/>
      </w:pPr>
      <w:r>
        <w:rPr>
          <w:b/>
          <w:bCs/>
        </w:rPr>
        <w:t>Stem Specific Density:</w:t>
      </w:r>
      <w:r>
        <w:rPr/>
        <w:t xml:space="preserve"> The three-way interaction between SSD, forest interior, and drought treatment was significant (Estimate = 4.431, SE = 2.253, z = 1.967, p = 0.049).  </w:t>
      </w:r>
    </w:p>
    <w:p>
      <w:pPr>
        <w:pStyle w:val="Normal"/>
        <w:rPr/>
      </w:pPr>
      <w:r>
        <w:rPr/>
        <w:t xml:space="preserve"> </w:t>
      </w:r>
    </w:p>
    <w:p>
      <w:pPr>
        <w:pStyle w:val="Normal"/>
        <w:rPr/>
      </w:pPr>
      <w:r>
        <w:rPr/>
      </w:r>
    </w:p>
    <w:p>
      <w:pPr>
        <w:pStyle w:val="Normal"/>
        <w:rPr>
          <w:b/>
          <w:bCs/>
        </w:rPr>
      </w:pPr>
      <w:r>
        <w:rPr>
          <w:b/>
          <w:bCs/>
        </w:rPr>
      </w:r>
      <w:r>
        <w:br w:type="page"/>
      </w:r>
    </w:p>
    <w:p>
      <w:pPr>
        <w:pStyle w:val="Normal"/>
        <w:spacing w:before="0" w:after="0"/>
        <w:rPr/>
      </w:pPr>
      <w:r>
        <w:rPr>
          <w:b/>
          <w:bCs/>
        </w:rPr>
        <w:t>Question</w:t>
      </w:r>
      <w:ins w:id="103" w:author="Reviewer" w:date="2024-02-13T07:07:00Z">
        <w:r>
          <w:rPr>
            <w:b/>
            <w:bCs/>
          </w:rPr>
          <w:t xml:space="preserve"> 3</w:t>
        </w:r>
      </w:ins>
      <w:del w:id="104" w:author="Reviewer" w:date="2024-02-13T07:07:00Z">
        <w:r>
          <w:rPr>
            <w:b/>
            <w:bCs/>
          </w:rPr>
          <w:delText xml:space="preserve">2 </w:delText>
        </w:r>
      </w:del>
      <w:r>
        <w:rPr>
          <w:b/>
          <w:bCs/>
        </w:rPr>
        <w:t>:</w:t>
      </w:r>
      <w:r>
        <w:rPr>
          <w:b/>
          <w:bCs/>
          <w:lang w:val="en-GB"/>
        </w:rPr>
        <w:t xml:space="preserve"> Do species show difference in their drought resistance between forest edge and interior and Can traits explain drought resistance of seedlings between forest edge and interior?</w:t>
      </w:r>
    </w:p>
    <w:p>
      <w:pPr>
        <w:pStyle w:val="Normal"/>
        <w:rPr>
          <w:b/>
          <w:bCs/>
          <w:lang w:val="en-GB"/>
        </w:rPr>
      </w:pPr>
      <w:r>
        <w:rPr>
          <w:b/>
          <w:bCs/>
          <w:lang w:val="en-GB"/>
        </w:rPr>
      </w:r>
    </w:p>
    <w:p>
      <w:pPr>
        <w:pStyle w:val="Normal"/>
        <w:rPr/>
      </w:pPr>
      <w:r>
        <w:rPr>
          <w:b/>
          <w:bCs/>
          <w:lang w:val="en-GB"/>
        </w:rPr>
        <w:t xml:space="preserve">Model: </w:t>
      </w:r>
      <w:r>
        <w:rPr>
          <w:lang w:val="en-GB"/>
        </w:rPr>
        <w:t>lmer(Di~effect*stem+(1|sp),data=s_data)</w:t>
      </w:r>
    </w:p>
    <w:p>
      <w:pPr>
        <w:pStyle w:val="Normal"/>
        <w:rPr>
          <w:lang w:val="en-GB"/>
        </w:rPr>
      </w:pPr>
      <w:r>
        <w:rPr>
          <w:lang w:val="en-GB"/>
        </w:rPr>
      </w:r>
    </w:p>
    <w:p>
      <w:pPr>
        <w:pStyle w:val="Normal"/>
        <w:rPr/>
      </w:pPr>
      <w:commentRangeStart w:id="16"/>
      <w:r>
        <w:rPr>
          <w:lang w:val="en-GB"/>
        </w:rPr>
        <w:t>Table</w:t>
      </w:r>
      <w:r>
        <w:rPr>
          <w:lang w:val="en-GB"/>
        </w:rPr>
      </w:r>
      <w:commentRangeEnd w:id="16"/>
      <w:r>
        <w:commentReference w:id="16"/>
      </w:r>
      <w:r>
        <w:rPr>
          <w:lang w:val="en-GB"/>
        </w:rPr>
        <w:t xml:space="preserve"> 4: Linear mixed effect model results to test if the traits explain drought tolerance in forest edge and interior were given below. Column variable contains trait’s list that were used to test. PC1 and PC2 components were also used. Column name significance has “*” for 5% and “.” for 10% rejecting null hypothesis.</w:t>
      </w:r>
    </w:p>
    <w:tbl>
      <w:tblPr>
        <w:tblW w:w="10636" w:type="dxa"/>
        <w:jc w:val="start"/>
        <w:tblInd w:w="-30" w:type="dxa"/>
        <w:tblLayout w:type="fixed"/>
        <w:tblCellMar>
          <w:top w:w="0" w:type="dxa"/>
          <w:start w:w="30" w:type="dxa"/>
          <w:bottom w:w="0" w:type="dxa"/>
          <w:end w:w="30" w:type="dxa"/>
        </w:tblCellMar>
        <w:tblLook w:firstRow="0" w:noVBand="0" w:lastRow="0" w:firstColumn="0" w:lastColumn="0" w:noHBand="0" w:val="0000"/>
      </w:tblPr>
      <w:tblGrid>
        <w:gridCol w:w="1876"/>
        <w:gridCol w:w="1097"/>
        <w:gridCol w:w="1281"/>
        <w:gridCol w:w="1274"/>
        <w:gridCol w:w="1276"/>
        <w:gridCol w:w="1281"/>
        <w:gridCol w:w="1275"/>
        <w:gridCol w:w="1274"/>
      </w:tblGrid>
      <w:tr>
        <w:trPr>
          <w:trHeight w:val="256" w:hRule="atLeast"/>
        </w:trPr>
        <w:tc>
          <w:tcPr>
            <w:tcW w:w="1876" w:type="dxa"/>
            <w:tcBorders/>
            <w:vAlign w:val="bottom"/>
          </w:tcPr>
          <w:p>
            <w:pPr>
              <w:pStyle w:val="Normal"/>
              <w:rPr>
                <w:lang w:val="en-GB"/>
              </w:rPr>
            </w:pPr>
            <w:commentRangeStart w:id="17"/>
            <w:r>
              <w:rPr>
                <w:lang w:val="en-GB"/>
              </w:rPr>
              <w:t>Di</w:t>
            </w:r>
            <w:commentRangeEnd w:id="17"/>
            <w:r>
              <w:commentReference w:id="17"/>
            </w:r>
            <w:r>
              <w:rPr>
                <w:lang w:val="en-GB"/>
              </w:rPr>
            </w:r>
          </w:p>
        </w:tc>
        <w:tc>
          <w:tcPr>
            <w:tcW w:w="1097" w:type="dxa"/>
            <w:tcBorders/>
            <w:vAlign w:val="bottom"/>
          </w:tcPr>
          <w:p>
            <w:pPr>
              <w:pStyle w:val="Normal"/>
              <w:rPr/>
            </w:pPr>
            <w:r>
              <w:rPr/>
              <w:t>Estimate</w:t>
            </w:r>
          </w:p>
        </w:tc>
        <w:tc>
          <w:tcPr>
            <w:tcW w:w="1281" w:type="dxa"/>
            <w:tcBorders/>
            <w:vAlign w:val="bottom"/>
          </w:tcPr>
          <w:p>
            <w:pPr>
              <w:pStyle w:val="Normal"/>
              <w:rPr/>
            </w:pPr>
            <w:r>
              <w:rPr/>
              <w:t>Std. Error</w:t>
            </w:r>
          </w:p>
        </w:tc>
        <w:tc>
          <w:tcPr>
            <w:tcW w:w="1274" w:type="dxa"/>
            <w:tcBorders/>
            <w:vAlign w:val="bottom"/>
          </w:tcPr>
          <w:p>
            <w:pPr>
              <w:pStyle w:val="Normal"/>
              <w:rPr/>
            </w:pPr>
            <w:r>
              <w:rPr/>
              <w:t>df</w:t>
            </w:r>
          </w:p>
        </w:tc>
        <w:tc>
          <w:tcPr>
            <w:tcW w:w="1276" w:type="dxa"/>
            <w:tcBorders/>
            <w:vAlign w:val="bottom"/>
          </w:tcPr>
          <w:p>
            <w:pPr>
              <w:pStyle w:val="Normal"/>
              <w:rPr/>
            </w:pPr>
            <w:r>
              <w:rPr/>
              <w:t>t value</w:t>
            </w:r>
          </w:p>
        </w:tc>
        <w:tc>
          <w:tcPr>
            <w:tcW w:w="1281" w:type="dxa"/>
            <w:tcBorders/>
            <w:vAlign w:val="bottom"/>
          </w:tcPr>
          <w:p>
            <w:pPr>
              <w:pStyle w:val="Normal"/>
              <w:rPr/>
            </w:pPr>
            <w:r>
              <w:rPr/>
              <w:t>Pr(&gt;|t|)</w:t>
            </w:r>
          </w:p>
        </w:tc>
        <w:tc>
          <w:tcPr>
            <w:tcW w:w="1275" w:type="dxa"/>
            <w:tcBorders/>
            <w:vAlign w:val="bottom"/>
          </w:tcPr>
          <w:p>
            <w:pPr>
              <w:pStyle w:val="Normal"/>
              <w:rPr/>
            </w:pPr>
            <w:r>
              <w:rPr/>
              <w:t>variable</w:t>
            </w:r>
          </w:p>
        </w:tc>
        <w:tc>
          <w:tcPr>
            <w:tcW w:w="1274" w:type="dxa"/>
            <w:tcBorders/>
            <w:vAlign w:val="bottom"/>
          </w:tcPr>
          <w:p>
            <w:pPr>
              <w:pStyle w:val="Normal"/>
              <w:rPr/>
            </w:pPr>
            <w:r>
              <w:rPr/>
              <w:t>Significance</w:t>
              <w:br/>
            </w:r>
          </w:p>
        </w:tc>
      </w:tr>
      <w:tr>
        <w:trPr>
          <w:trHeight w:val="256" w:hRule="atLeast"/>
        </w:trPr>
        <w:tc>
          <w:tcPr>
            <w:tcW w:w="1876" w:type="dxa"/>
            <w:tcBorders/>
            <w:vAlign w:val="bottom"/>
          </w:tcPr>
          <w:p>
            <w:pPr>
              <w:pStyle w:val="Normal"/>
              <w:rPr/>
            </w:pPr>
            <w:r>
              <w:rPr/>
              <w:t>(Intercept)</w:t>
            </w:r>
          </w:p>
        </w:tc>
        <w:tc>
          <w:tcPr>
            <w:tcW w:w="1097" w:type="dxa"/>
            <w:tcBorders/>
            <w:vAlign w:val="bottom"/>
          </w:tcPr>
          <w:p>
            <w:pPr>
              <w:pStyle w:val="Normal"/>
              <w:jc w:val="end"/>
              <w:rPr/>
            </w:pPr>
            <w:r>
              <w:rPr/>
              <w:t>-0.256</w:t>
            </w:r>
          </w:p>
        </w:tc>
        <w:tc>
          <w:tcPr>
            <w:tcW w:w="1281" w:type="dxa"/>
            <w:tcBorders/>
            <w:vAlign w:val="bottom"/>
          </w:tcPr>
          <w:p>
            <w:pPr>
              <w:pStyle w:val="Normal"/>
              <w:jc w:val="end"/>
              <w:rPr/>
            </w:pPr>
            <w:r>
              <w:rPr/>
              <w:t>0.277</w:t>
            </w:r>
          </w:p>
        </w:tc>
        <w:tc>
          <w:tcPr>
            <w:tcW w:w="1274" w:type="dxa"/>
            <w:tcBorders/>
            <w:vAlign w:val="bottom"/>
          </w:tcPr>
          <w:p>
            <w:pPr>
              <w:pStyle w:val="Normal"/>
              <w:jc w:val="end"/>
              <w:rPr/>
            </w:pPr>
            <w:r>
              <w:rPr/>
              <w:t>23.125</w:t>
            </w:r>
          </w:p>
        </w:tc>
        <w:tc>
          <w:tcPr>
            <w:tcW w:w="1276" w:type="dxa"/>
            <w:tcBorders/>
            <w:vAlign w:val="bottom"/>
          </w:tcPr>
          <w:p>
            <w:pPr>
              <w:pStyle w:val="Normal"/>
              <w:jc w:val="end"/>
              <w:rPr/>
            </w:pPr>
            <w:r>
              <w:rPr/>
              <w:t>-0.927</w:t>
            </w:r>
          </w:p>
        </w:tc>
        <w:tc>
          <w:tcPr>
            <w:tcW w:w="1281" w:type="dxa"/>
            <w:tcBorders/>
            <w:vAlign w:val="bottom"/>
          </w:tcPr>
          <w:p>
            <w:pPr>
              <w:pStyle w:val="Normal"/>
              <w:jc w:val="end"/>
              <w:rPr/>
            </w:pPr>
            <w:r>
              <w:rPr/>
              <w:t>0.364</w:t>
            </w:r>
          </w:p>
        </w:tc>
        <w:tc>
          <w:tcPr>
            <w:tcW w:w="1275" w:type="dxa"/>
            <w:tcBorders/>
            <w:vAlign w:val="bottom"/>
          </w:tcPr>
          <w:p>
            <w:pPr>
              <w:pStyle w:val="Normal"/>
              <w:rPr/>
            </w:pPr>
            <w:r>
              <w:rPr/>
              <w:t>area</w:t>
            </w:r>
          </w:p>
        </w:tc>
        <w:tc>
          <w:tcPr>
            <w:tcW w:w="1274" w:type="dxa"/>
            <w:tcBorders/>
            <w:vAlign w:val="bottom"/>
          </w:tcPr>
          <w:p>
            <w:pPr>
              <w:pStyle w:val="Normal"/>
              <w:rPr/>
            </w:pPr>
            <w:r>
              <w:rPr/>
            </w:r>
          </w:p>
        </w:tc>
      </w:tr>
      <w:tr>
        <w:trPr>
          <w:trHeight w:val="256" w:hRule="atLeast"/>
        </w:trPr>
        <w:tc>
          <w:tcPr>
            <w:tcW w:w="1876" w:type="dxa"/>
            <w:tcBorders/>
            <w:vAlign w:val="bottom"/>
          </w:tcPr>
          <w:p>
            <w:pPr>
              <w:pStyle w:val="Normal"/>
              <w:rPr/>
            </w:pPr>
            <w:r>
              <w:rPr/>
              <w:t>effectINT</w:t>
            </w:r>
          </w:p>
        </w:tc>
        <w:tc>
          <w:tcPr>
            <w:tcW w:w="1097" w:type="dxa"/>
            <w:tcBorders/>
            <w:vAlign w:val="bottom"/>
          </w:tcPr>
          <w:p>
            <w:pPr>
              <w:pStyle w:val="Normal"/>
              <w:jc w:val="end"/>
              <w:rPr/>
            </w:pPr>
            <w:r>
              <w:rPr/>
              <w:t>0.377</w:t>
            </w:r>
          </w:p>
        </w:tc>
        <w:tc>
          <w:tcPr>
            <w:tcW w:w="1281" w:type="dxa"/>
            <w:tcBorders/>
            <w:vAlign w:val="bottom"/>
          </w:tcPr>
          <w:p>
            <w:pPr>
              <w:pStyle w:val="Normal"/>
              <w:jc w:val="end"/>
              <w:rPr/>
            </w:pPr>
            <w:r>
              <w:rPr/>
              <w:t>0.351</w:t>
            </w:r>
          </w:p>
        </w:tc>
        <w:tc>
          <w:tcPr>
            <w:tcW w:w="1274" w:type="dxa"/>
            <w:tcBorders/>
            <w:vAlign w:val="bottom"/>
          </w:tcPr>
          <w:p>
            <w:pPr>
              <w:pStyle w:val="Normal"/>
              <w:jc w:val="end"/>
              <w:rPr/>
            </w:pPr>
            <w:r>
              <w:rPr/>
              <w:t>12.000</w:t>
            </w:r>
          </w:p>
        </w:tc>
        <w:tc>
          <w:tcPr>
            <w:tcW w:w="1276" w:type="dxa"/>
            <w:tcBorders/>
            <w:vAlign w:val="bottom"/>
          </w:tcPr>
          <w:p>
            <w:pPr>
              <w:pStyle w:val="Normal"/>
              <w:jc w:val="end"/>
              <w:rPr/>
            </w:pPr>
            <w:r>
              <w:rPr/>
              <w:t>1.073</w:t>
            </w:r>
          </w:p>
        </w:tc>
        <w:tc>
          <w:tcPr>
            <w:tcW w:w="1281" w:type="dxa"/>
            <w:tcBorders/>
            <w:vAlign w:val="bottom"/>
          </w:tcPr>
          <w:p>
            <w:pPr>
              <w:pStyle w:val="Normal"/>
              <w:jc w:val="end"/>
              <w:rPr/>
            </w:pPr>
            <w:r>
              <w:rPr/>
              <w:t>0.304</w:t>
            </w:r>
          </w:p>
        </w:tc>
        <w:tc>
          <w:tcPr>
            <w:tcW w:w="1275" w:type="dxa"/>
            <w:tcBorders/>
            <w:vAlign w:val="bottom"/>
          </w:tcPr>
          <w:p>
            <w:pPr>
              <w:pStyle w:val="Normal"/>
              <w:rPr/>
            </w:pPr>
            <w:r>
              <w:rPr/>
              <w:t>area</w:t>
            </w:r>
          </w:p>
        </w:tc>
        <w:tc>
          <w:tcPr>
            <w:tcW w:w="1274" w:type="dxa"/>
            <w:tcBorders/>
            <w:vAlign w:val="bottom"/>
          </w:tcPr>
          <w:p>
            <w:pPr>
              <w:pStyle w:val="Normal"/>
              <w:rPr/>
            </w:pPr>
            <w:r>
              <w:rPr/>
            </w:r>
          </w:p>
        </w:tc>
      </w:tr>
      <w:tr>
        <w:trPr>
          <w:trHeight w:val="256" w:hRule="atLeast"/>
        </w:trPr>
        <w:tc>
          <w:tcPr>
            <w:tcW w:w="1876" w:type="dxa"/>
            <w:tcBorders/>
            <w:vAlign w:val="bottom"/>
          </w:tcPr>
          <w:p>
            <w:pPr>
              <w:pStyle w:val="Normal"/>
              <w:rPr/>
            </w:pPr>
            <w:r>
              <w:rPr/>
              <w:t>area</w:t>
            </w:r>
          </w:p>
        </w:tc>
        <w:tc>
          <w:tcPr>
            <w:tcW w:w="1097" w:type="dxa"/>
            <w:tcBorders/>
            <w:vAlign w:val="bottom"/>
          </w:tcPr>
          <w:p>
            <w:pPr>
              <w:pStyle w:val="Normal"/>
              <w:jc w:val="end"/>
              <w:rPr/>
            </w:pPr>
            <w:r>
              <w:rPr/>
              <w:t>0.003</w:t>
            </w:r>
          </w:p>
        </w:tc>
        <w:tc>
          <w:tcPr>
            <w:tcW w:w="1281" w:type="dxa"/>
            <w:tcBorders/>
            <w:vAlign w:val="bottom"/>
          </w:tcPr>
          <w:p>
            <w:pPr>
              <w:pStyle w:val="Normal"/>
              <w:jc w:val="end"/>
              <w:rPr/>
            </w:pPr>
            <w:r>
              <w:rPr/>
              <w:t>0.003</w:t>
            </w:r>
          </w:p>
        </w:tc>
        <w:tc>
          <w:tcPr>
            <w:tcW w:w="1274" w:type="dxa"/>
            <w:tcBorders/>
            <w:vAlign w:val="bottom"/>
          </w:tcPr>
          <w:p>
            <w:pPr>
              <w:pStyle w:val="Normal"/>
              <w:jc w:val="end"/>
              <w:rPr/>
            </w:pPr>
            <w:r>
              <w:rPr/>
              <w:t>23.125</w:t>
            </w:r>
          </w:p>
        </w:tc>
        <w:tc>
          <w:tcPr>
            <w:tcW w:w="1276" w:type="dxa"/>
            <w:tcBorders/>
            <w:vAlign w:val="bottom"/>
          </w:tcPr>
          <w:p>
            <w:pPr>
              <w:pStyle w:val="Normal"/>
              <w:jc w:val="end"/>
              <w:rPr/>
            </w:pPr>
            <w:r>
              <w:rPr/>
              <w:t>1.065</w:t>
            </w:r>
          </w:p>
        </w:tc>
        <w:tc>
          <w:tcPr>
            <w:tcW w:w="1281" w:type="dxa"/>
            <w:tcBorders/>
            <w:vAlign w:val="bottom"/>
          </w:tcPr>
          <w:p>
            <w:pPr>
              <w:pStyle w:val="Normal"/>
              <w:jc w:val="end"/>
              <w:rPr/>
            </w:pPr>
            <w:r>
              <w:rPr/>
              <w:t>0.298</w:t>
            </w:r>
          </w:p>
        </w:tc>
        <w:tc>
          <w:tcPr>
            <w:tcW w:w="1275" w:type="dxa"/>
            <w:tcBorders/>
            <w:vAlign w:val="bottom"/>
          </w:tcPr>
          <w:p>
            <w:pPr>
              <w:pStyle w:val="Normal"/>
              <w:rPr/>
            </w:pPr>
            <w:r>
              <w:rPr/>
              <w:t>area</w:t>
            </w:r>
          </w:p>
        </w:tc>
        <w:tc>
          <w:tcPr>
            <w:tcW w:w="1274" w:type="dxa"/>
            <w:tcBorders/>
            <w:vAlign w:val="bottom"/>
          </w:tcPr>
          <w:p>
            <w:pPr>
              <w:pStyle w:val="Normal"/>
              <w:rPr/>
            </w:pPr>
            <w:r>
              <w:rPr/>
            </w:r>
          </w:p>
        </w:tc>
      </w:tr>
      <w:tr>
        <w:trPr>
          <w:trHeight w:val="256" w:hRule="atLeast"/>
        </w:trPr>
        <w:tc>
          <w:tcPr>
            <w:tcW w:w="1876" w:type="dxa"/>
            <w:tcBorders/>
            <w:vAlign w:val="bottom"/>
          </w:tcPr>
          <w:p>
            <w:pPr>
              <w:pStyle w:val="Normal"/>
              <w:rPr/>
            </w:pPr>
            <w:r>
              <w:rPr/>
              <w:t>effectINT:area</w:t>
            </w:r>
          </w:p>
        </w:tc>
        <w:tc>
          <w:tcPr>
            <w:tcW w:w="1097" w:type="dxa"/>
            <w:tcBorders/>
            <w:vAlign w:val="bottom"/>
          </w:tcPr>
          <w:p>
            <w:pPr>
              <w:pStyle w:val="Normal"/>
              <w:jc w:val="end"/>
              <w:rPr/>
            </w:pPr>
            <w:r>
              <w:rPr/>
              <w:t>-0.004</w:t>
            </w:r>
          </w:p>
        </w:tc>
        <w:tc>
          <w:tcPr>
            <w:tcW w:w="1281" w:type="dxa"/>
            <w:tcBorders/>
            <w:vAlign w:val="bottom"/>
          </w:tcPr>
          <w:p>
            <w:pPr>
              <w:pStyle w:val="Normal"/>
              <w:jc w:val="end"/>
              <w:rPr/>
            </w:pPr>
            <w:r>
              <w:rPr/>
              <w:t>0.004</w:t>
            </w:r>
          </w:p>
        </w:tc>
        <w:tc>
          <w:tcPr>
            <w:tcW w:w="1274" w:type="dxa"/>
            <w:tcBorders/>
            <w:vAlign w:val="bottom"/>
          </w:tcPr>
          <w:p>
            <w:pPr>
              <w:pStyle w:val="Normal"/>
              <w:jc w:val="end"/>
              <w:rPr/>
            </w:pPr>
            <w:r>
              <w:rPr/>
              <w:t>12.000</w:t>
            </w:r>
          </w:p>
        </w:tc>
        <w:tc>
          <w:tcPr>
            <w:tcW w:w="1276" w:type="dxa"/>
            <w:tcBorders/>
            <w:vAlign w:val="bottom"/>
          </w:tcPr>
          <w:p>
            <w:pPr>
              <w:pStyle w:val="Normal"/>
              <w:jc w:val="end"/>
              <w:rPr/>
            </w:pPr>
            <w:r>
              <w:rPr/>
              <w:t>-1.017</w:t>
            </w:r>
          </w:p>
        </w:tc>
        <w:tc>
          <w:tcPr>
            <w:tcW w:w="1281" w:type="dxa"/>
            <w:tcBorders/>
            <w:vAlign w:val="bottom"/>
          </w:tcPr>
          <w:p>
            <w:pPr>
              <w:pStyle w:val="Normal"/>
              <w:jc w:val="end"/>
              <w:rPr/>
            </w:pPr>
            <w:r>
              <w:rPr/>
              <w:t>0.329</w:t>
            </w:r>
          </w:p>
        </w:tc>
        <w:tc>
          <w:tcPr>
            <w:tcW w:w="1275" w:type="dxa"/>
            <w:tcBorders/>
            <w:vAlign w:val="bottom"/>
          </w:tcPr>
          <w:p>
            <w:pPr>
              <w:pStyle w:val="Normal"/>
              <w:rPr/>
            </w:pPr>
            <w:r>
              <w:rPr/>
              <w:t>area</w:t>
            </w:r>
          </w:p>
        </w:tc>
        <w:tc>
          <w:tcPr>
            <w:tcW w:w="1274" w:type="dxa"/>
            <w:tcBorders/>
            <w:vAlign w:val="bottom"/>
          </w:tcPr>
          <w:p>
            <w:pPr>
              <w:pStyle w:val="Normal"/>
              <w:rPr/>
            </w:pPr>
            <w:r>
              <w:rPr/>
            </w:r>
          </w:p>
        </w:tc>
      </w:tr>
      <w:tr>
        <w:trPr>
          <w:trHeight w:val="256" w:hRule="atLeast"/>
        </w:trPr>
        <w:tc>
          <w:tcPr>
            <w:tcW w:w="1876" w:type="dxa"/>
            <w:tcBorders/>
            <w:vAlign w:val="bottom"/>
          </w:tcPr>
          <w:p>
            <w:pPr>
              <w:pStyle w:val="Normal"/>
              <w:rPr/>
            </w:pPr>
            <w:r>
              <w:rPr/>
              <w:t>(Intercept)</w:t>
            </w:r>
          </w:p>
        </w:tc>
        <w:tc>
          <w:tcPr>
            <w:tcW w:w="1097" w:type="dxa"/>
            <w:tcBorders/>
            <w:vAlign w:val="bottom"/>
          </w:tcPr>
          <w:p>
            <w:pPr>
              <w:pStyle w:val="Normal"/>
              <w:jc w:val="end"/>
              <w:rPr/>
            </w:pPr>
            <w:r>
              <w:rPr/>
              <w:t>0.697</w:t>
            </w:r>
          </w:p>
        </w:tc>
        <w:tc>
          <w:tcPr>
            <w:tcW w:w="1281" w:type="dxa"/>
            <w:tcBorders/>
            <w:vAlign w:val="bottom"/>
          </w:tcPr>
          <w:p>
            <w:pPr>
              <w:pStyle w:val="Normal"/>
              <w:jc w:val="end"/>
              <w:rPr/>
            </w:pPr>
            <w:r>
              <w:rPr/>
              <w:t>0.364</w:t>
            </w:r>
          </w:p>
        </w:tc>
        <w:tc>
          <w:tcPr>
            <w:tcW w:w="1274" w:type="dxa"/>
            <w:tcBorders/>
            <w:vAlign w:val="bottom"/>
          </w:tcPr>
          <w:p>
            <w:pPr>
              <w:pStyle w:val="Normal"/>
              <w:jc w:val="end"/>
              <w:rPr/>
            </w:pPr>
            <w:r>
              <w:rPr/>
              <w:t>23.113</w:t>
            </w:r>
          </w:p>
        </w:tc>
        <w:tc>
          <w:tcPr>
            <w:tcW w:w="1276" w:type="dxa"/>
            <w:tcBorders/>
            <w:vAlign w:val="bottom"/>
          </w:tcPr>
          <w:p>
            <w:pPr>
              <w:pStyle w:val="Normal"/>
              <w:jc w:val="end"/>
              <w:rPr/>
            </w:pPr>
            <w:r>
              <w:rPr/>
              <w:t>1.912</w:t>
            </w:r>
          </w:p>
        </w:tc>
        <w:tc>
          <w:tcPr>
            <w:tcW w:w="1281" w:type="dxa"/>
            <w:tcBorders/>
            <w:vAlign w:val="bottom"/>
          </w:tcPr>
          <w:p>
            <w:pPr>
              <w:pStyle w:val="Normal"/>
              <w:jc w:val="end"/>
              <w:rPr/>
            </w:pPr>
            <w:r>
              <w:rPr/>
              <w:t>0.068</w:t>
            </w:r>
          </w:p>
        </w:tc>
        <w:tc>
          <w:tcPr>
            <w:tcW w:w="1275" w:type="dxa"/>
            <w:tcBorders/>
            <w:vAlign w:val="bottom"/>
          </w:tcPr>
          <w:p>
            <w:pPr>
              <w:pStyle w:val="Normal"/>
              <w:rPr/>
            </w:pPr>
            <w:r>
              <w:rPr/>
              <w:t>ldmc</w:t>
            </w:r>
          </w:p>
        </w:tc>
        <w:tc>
          <w:tcPr>
            <w:tcW w:w="1274" w:type="dxa"/>
            <w:tcBorders/>
            <w:vAlign w:val="bottom"/>
          </w:tcPr>
          <w:p>
            <w:pPr>
              <w:pStyle w:val="Normal"/>
              <w:rPr/>
            </w:pPr>
            <w:r>
              <w:rPr/>
            </w:r>
          </w:p>
        </w:tc>
      </w:tr>
      <w:tr>
        <w:trPr>
          <w:trHeight w:val="256" w:hRule="atLeast"/>
        </w:trPr>
        <w:tc>
          <w:tcPr>
            <w:tcW w:w="1876" w:type="dxa"/>
            <w:tcBorders/>
            <w:vAlign w:val="bottom"/>
          </w:tcPr>
          <w:p>
            <w:pPr>
              <w:pStyle w:val="Normal"/>
              <w:rPr/>
            </w:pPr>
            <w:r>
              <w:rPr/>
              <w:t>effectINT</w:t>
            </w:r>
          </w:p>
        </w:tc>
        <w:tc>
          <w:tcPr>
            <w:tcW w:w="1097" w:type="dxa"/>
            <w:tcBorders/>
            <w:vAlign w:val="bottom"/>
          </w:tcPr>
          <w:p>
            <w:pPr>
              <w:pStyle w:val="Normal"/>
              <w:jc w:val="end"/>
              <w:rPr/>
            </w:pPr>
            <w:r>
              <w:rPr/>
              <w:t>-0.644</w:t>
            </w:r>
          </w:p>
        </w:tc>
        <w:tc>
          <w:tcPr>
            <w:tcW w:w="1281" w:type="dxa"/>
            <w:tcBorders/>
            <w:vAlign w:val="bottom"/>
          </w:tcPr>
          <w:p>
            <w:pPr>
              <w:pStyle w:val="Normal"/>
              <w:jc w:val="end"/>
              <w:rPr/>
            </w:pPr>
            <w:r>
              <w:rPr/>
              <w:t>0.462</w:t>
            </w:r>
          </w:p>
        </w:tc>
        <w:tc>
          <w:tcPr>
            <w:tcW w:w="1274" w:type="dxa"/>
            <w:tcBorders/>
            <w:vAlign w:val="bottom"/>
          </w:tcPr>
          <w:p>
            <w:pPr>
              <w:pStyle w:val="Normal"/>
              <w:jc w:val="end"/>
              <w:rPr/>
            </w:pPr>
            <w:r>
              <w:rPr/>
              <w:t>12.000</w:t>
            </w:r>
          </w:p>
        </w:tc>
        <w:tc>
          <w:tcPr>
            <w:tcW w:w="1276" w:type="dxa"/>
            <w:tcBorders/>
            <w:vAlign w:val="bottom"/>
          </w:tcPr>
          <w:p>
            <w:pPr>
              <w:pStyle w:val="Normal"/>
              <w:jc w:val="end"/>
              <w:rPr/>
            </w:pPr>
            <w:r>
              <w:rPr/>
              <w:t>-1.393</w:t>
            </w:r>
          </w:p>
        </w:tc>
        <w:tc>
          <w:tcPr>
            <w:tcW w:w="1281" w:type="dxa"/>
            <w:tcBorders/>
            <w:vAlign w:val="bottom"/>
          </w:tcPr>
          <w:p>
            <w:pPr>
              <w:pStyle w:val="Normal"/>
              <w:jc w:val="end"/>
              <w:rPr/>
            </w:pPr>
            <w:r>
              <w:rPr/>
              <w:t>0.189</w:t>
            </w:r>
          </w:p>
        </w:tc>
        <w:tc>
          <w:tcPr>
            <w:tcW w:w="1275" w:type="dxa"/>
            <w:tcBorders/>
            <w:vAlign w:val="bottom"/>
          </w:tcPr>
          <w:p>
            <w:pPr>
              <w:pStyle w:val="Normal"/>
              <w:rPr/>
            </w:pPr>
            <w:r>
              <w:rPr/>
              <w:t>ldmc</w:t>
            </w:r>
          </w:p>
        </w:tc>
        <w:tc>
          <w:tcPr>
            <w:tcW w:w="1274" w:type="dxa"/>
            <w:tcBorders/>
            <w:vAlign w:val="bottom"/>
          </w:tcPr>
          <w:p>
            <w:pPr>
              <w:pStyle w:val="Normal"/>
              <w:rPr/>
            </w:pPr>
            <w:r>
              <w:rPr/>
            </w:r>
          </w:p>
        </w:tc>
      </w:tr>
      <w:tr>
        <w:trPr>
          <w:trHeight w:val="256" w:hRule="atLeast"/>
        </w:trPr>
        <w:tc>
          <w:tcPr>
            <w:tcW w:w="1876" w:type="dxa"/>
            <w:tcBorders/>
            <w:vAlign w:val="bottom"/>
          </w:tcPr>
          <w:p>
            <w:pPr>
              <w:pStyle w:val="Normal"/>
              <w:rPr/>
            </w:pPr>
            <w:r>
              <w:rPr/>
              <w:t>ldmc</w:t>
            </w:r>
          </w:p>
        </w:tc>
        <w:tc>
          <w:tcPr>
            <w:tcW w:w="1097" w:type="dxa"/>
            <w:tcBorders/>
            <w:vAlign w:val="bottom"/>
          </w:tcPr>
          <w:p>
            <w:pPr>
              <w:pStyle w:val="Normal"/>
              <w:jc w:val="end"/>
              <w:rPr/>
            </w:pPr>
            <w:r>
              <w:rPr/>
              <w:t>-2.134</w:t>
            </w:r>
          </w:p>
        </w:tc>
        <w:tc>
          <w:tcPr>
            <w:tcW w:w="1281" w:type="dxa"/>
            <w:tcBorders/>
            <w:vAlign w:val="bottom"/>
          </w:tcPr>
          <w:p>
            <w:pPr>
              <w:pStyle w:val="Normal"/>
              <w:jc w:val="end"/>
              <w:rPr/>
            </w:pPr>
            <w:r>
              <w:rPr/>
              <w:t>1.110</w:t>
            </w:r>
          </w:p>
        </w:tc>
        <w:tc>
          <w:tcPr>
            <w:tcW w:w="1274" w:type="dxa"/>
            <w:tcBorders/>
            <w:vAlign w:val="bottom"/>
          </w:tcPr>
          <w:p>
            <w:pPr>
              <w:pStyle w:val="Normal"/>
              <w:jc w:val="end"/>
              <w:rPr/>
            </w:pPr>
            <w:r>
              <w:rPr/>
              <w:t>23.113</w:t>
            </w:r>
          </w:p>
        </w:tc>
        <w:tc>
          <w:tcPr>
            <w:tcW w:w="1276" w:type="dxa"/>
            <w:tcBorders/>
            <w:vAlign w:val="bottom"/>
          </w:tcPr>
          <w:p>
            <w:pPr>
              <w:pStyle w:val="Normal"/>
              <w:jc w:val="end"/>
              <w:rPr/>
            </w:pPr>
            <w:r>
              <w:rPr/>
              <w:t>-1.922</w:t>
            </w:r>
          </w:p>
        </w:tc>
        <w:tc>
          <w:tcPr>
            <w:tcW w:w="1281" w:type="dxa"/>
            <w:tcBorders/>
            <w:vAlign w:val="bottom"/>
          </w:tcPr>
          <w:p>
            <w:pPr>
              <w:pStyle w:val="Normal"/>
              <w:jc w:val="end"/>
              <w:rPr/>
            </w:pPr>
            <w:r>
              <w:rPr/>
              <w:t>0.067</w:t>
            </w:r>
          </w:p>
        </w:tc>
        <w:tc>
          <w:tcPr>
            <w:tcW w:w="1275" w:type="dxa"/>
            <w:tcBorders/>
            <w:vAlign w:val="bottom"/>
          </w:tcPr>
          <w:p>
            <w:pPr>
              <w:pStyle w:val="Normal"/>
              <w:rPr/>
            </w:pPr>
            <w:r>
              <w:rPr/>
              <w:t>ldmc</w:t>
            </w:r>
          </w:p>
        </w:tc>
        <w:tc>
          <w:tcPr>
            <w:tcW w:w="1274" w:type="dxa"/>
            <w:tcBorders/>
            <w:vAlign w:val="bottom"/>
          </w:tcPr>
          <w:p>
            <w:pPr>
              <w:pStyle w:val="Normal"/>
              <w:rPr/>
            </w:pPr>
            <w:r>
              <w:rPr/>
              <w:t>.</w:t>
            </w:r>
          </w:p>
        </w:tc>
      </w:tr>
      <w:tr>
        <w:trPr>
          <w:trHeight w:val="256" w:hRule="atLeast"/>
        </w:trPr>
        <w:tc>
          <w:tcPr>
            <w:tcW w:w="1876" w:type="dxa"/>
            <w:tcBorders/>
            <w:vAlign w:val="bottom"/>
          </w:tcPr>
          <w:p>
            <w:pPr>
              <w:pStyle w:val="Normal"/>
              <w:rPr/>
            </w:pPr>
            <w:r>
              <w:rPr/>
              <w:t>effectINT:ldmc</w:t>
            </w:r>
          </w:p>
        </w:tc>
        <w:tc>
          <w:tcPr>
            <w:tcW w:w="1097" w:type="dxa"/>
            <w:tcBorders/>
            <w:vAlign w:val="bottom"/>
          </w:tcPr>
          <w:p>
            <w:pPr>
              <w:pStyle w:val="Normal"/>
              <w:jc w:val="end"/>
              <w:rPr/>
            </w:pPr>
            <w:r>
              <w:rPr/>
              <w:t>2.163</w:t>
            </w:r>
          </w:p>
        </w:tc>
        <w:tc>
          <w:tcPr>
            <w:tcW w:w="1281" w:type="dxa"/>
            <w:tcBorders/>
            <w:vAlign w:val="bottom"/>
          </w:tcPr>
          <w:p>
            <w:pPr>
              <w:pStyle w:val="Normal"/>
              <w:jc w:val="end"/>
              <w:rPr/>
            </w:pPr>
            <w:r>
              <w:rPr/>
              <w:t>1.408</w:t>
            </w:r>
          </w:p>
        </w:tc>
        <w:tc>
          <w:tcPr>
            <w:tcW w:w="1274" w:type="dxa"/>
            <w:tcBorders/>
            <w:vAlign w:val="bottom"/>
          </w:tcPr>
          <w:p>
            <w:pPr>
              <w:pStyle w:val="Normal"/>
              <w:jc w:val="end"/>
              <w:rPr/>
            </w:pPr>
            <w:r>
              <w:rPr/>
              <w:t>12.000</w:t>
            </w:r>
          </w:p>
        </w:tc>
        <w:tc>
          <w:tcPr>
            <w:tcW w:w="1276" w:type="dxa"/>
            <w:tcBorders/>
            <w:vAlign w:val="bottom"/>
          </w:tcPr>
          <w:p>
            <w:pPr>
              <w:pStyle w:val="Normal"/>
              <w:jc w:val="end"/>
              <w:rPr/>
            </w:pPr>
            <w:r>
              <w:rPr/>
              <w:t>1.536</w:t>
            </w:r>
          </w:p>
        </w:tc>
        <w:tc>
          <w:tcPr>
            <w:tcW w:w="1281" w:type="dxa"/>
            <w:tcBorders/>
            <w:vAlign w:val="bottom"/>
          </w:tcPr>
          <w:p>
            <w:pPr>
              <w:pStyle w:val="Normal"/>
              <w:jc w:val="end"/>
              <w:rPr/>
            </w:pPr>
            <w:r>
              <w:rPr/>
              <w:t>0.150</w:t>
            </w:r>
          </w:p>
        </w:tc>
        <w:tc>
          <w:tcPr>
            <w:tcW w:w="1275" w:type="dxa"/>
            <w:tcBorders/>
            <w:vAlign w:val="bottom"/>
          </w:tcPr>
          <w:p>
            <w:pPr>
              <w:pStyle w:val="Normal"/>
              <w:rPr/>
            </w:pPr>
            <w:r>
              <w:rPr/>
              <w:t>ldmc</w:t>
            </w:r>
          </w:p>
        </w:tc>
        <w:tc>
          <w:tcPr>
            <w:tcW w:w="1274" w:type="dxa"/>
            <w:tcBorders/>
            <w:vAlign w:val="bottom"/>
          </w:tcPr>
          <w:p>
            <w:pPr>
              <w:pStyle w:val="Normal"/>
              <w:rPr/>
            </w:pPr>
            <w:r>
              <w:rPr/>
            </w:r>
          </w:p>
        </w:tc>
      </w:tr>
      <w:tr>
        <w:trPr>
          <w:trHeight w:val="256" w:hRule="atLeast"/>
        </w:trPr>
        <w:tc>
          <w:tcPr>
            <w:tcW w:w="1876" w:type="dxa"/>
            <w:tcBorders/>
            <w:vAlign w:val="bottom"/>
          </w:tcPr>
          <w:p>
            <w:pPr>
              <w:pStyle w:val="Normal"/>
              <w:rPr/>
            </w:pPr>
            <w:r>
              <w:rPr/>
              <w:t>(Intercept)</w:t>
            </w:r>
          </w:p>
        </w:tc>
        <w:tc>
          <w:tcPr>
            <w:tcW w:w="1097" w:type="dxa"/>
            <w:tcBorders/>
            <w:vAlign w:val="bottom"/>
          </w:tcPr>
          <w:p>
            <w:pPr>
              <w:pStyle w:val="Normal"/>
              <w:jc w:val="end"/>
              <w:rPr/>
            </w:pPr>
            <w:r>
              <w:rPr/>
              <w:t>0.657</w:t>
            </w:r>
          </w:p>
        </w:tc>
        <w:tc>
          <w:tcPr>
            <w:tcW w:w="1281" w:type="dxa"/>
            <w:tcBorders/>
            <w:vAlign w:val="bottom"/>
          </w:tcPr>
          <w:p>
            <w:pPr>
              <w:pStyle w:val="Normal"/>
              <w:jc w:val="end"/>
              <w:rPr/>
            </w:pPr>
            <w:r>
              <w:rPr/>
              <w:t>0.260</w:t>
            </w:r>
          </w:p>
        </w:tc>
        <w:tc>
          <w:tcPr>
            <w:tcW w:w="1274" w:type="dxa"/>
            <w:tcBorders/>
            <w:vAlign w:val="bottom"/>
          </w:tcPr>
          <w:p>
            <w:pPr>
              <w:pStyle w:val="Normal"/>
              <w:jc w:val="end"/>
              <w:rPr/>
            </w:pPr>
            <w:r>
              <w:rPr/>
              <w:t>23.542</w:t>
            </w:r>
          </w:p>
        </w:tc>
        <w:tc>
          <w:tcPr>
            <w:tcW w:w="1276" w:type="dxa"/>
            <w:tcBorders/>
            <w:vAlign w:val="bottom"/>
          </w:tcPr>
          <w:p>
            <w:pPr>
              <w:pStyle w:val="Normal"/>
              <w:jc w:val="end"/>
              <w:rPr/>
            </w:pPr>
            <w:r>
              <w:rPr/>
              <w:t>2.526</w:t>
            </w:r>
          </w:p>
        </w:tc>
        <w:tc>
          <w:tcPr>
            <w:tcW w:w="1281" w:type="dxa"/>
            <w:tcBorders/>
            <w:vAlign w:val="bottom"/>
          </w:tcPr>
          <w:p>
            <w:pPr>
              <w:pStyle w:val="Normal"/>
              <w:jc w:val="end"/>
              <w:rPr/>
            </w:pPr>
            <w:r>
              <w:rPr/>
              <w:t>0.019</w:t>
            </w:r>
          </w:p>
        </w:tc>
        <w:tc>
          <w:tcPr>
            <w:tcW w:w="1275" w:type="dxa"/>
            <w:tcBorders/>
            <w:vAlign w:val="bottom"/>
          </w:tcPr>
          <w:p>
            <w:pPr>
              <w:pStyle w:val="Normal"/>
              <w:rPr/>
            </w:pPr>
            <w:r>
              <w:rPr/>
              <w:t>lma</w:t>
            </w:r>
          </w:p>
        </w:tc>
        <w:tc>
          <w:tcPr>
            <w:tcW w:w="1274" w:type="dxa"/>
            <w:tcBorders/>
            <w:vAlign w:val="bottom"/>
          </w:tcPr>
          <w:p>
            <w:pPr>
              <w:pStyle w:val="Normal"/>
              <w:rPr/>
            </w:pPr>
            <w:r>
              <w:rPr/>
            </w:r>
          </w:p>
        </w:tc>
      </w:tr>
      <w:tr>
        <w:trPr>
          <w:trHeight w:val="256" w:hRule="atLeast"/>
        </w:trPr>
        <w:tc>
          <w:tcPr>
            <w:tcW w:w="1876" w:type="dxa"/>
            <w:tcBorders/>
            <w:vAlign w:val="bottom"/>
          </w:tcPr>
          <w:p>
            <w:pPr>
              <w:pStyle w:val="Normal"/>
              <w:rPr/>
            </w:pPr>
            <w:r>
              <w:rPr/>
              <w:t>effectINT</w:t>
            </w:r>
          </w:p>
        </w:tc>
        <w:tc>
          <w:tcPr>
            <w:tcW w:w="1097" w:type="dxa"/>
            <w:tcBorders/>
            <w:vAlign w:val="bottom"/>
          </w:tcPr>
          <w:p>
            <w:pPr>
              <w:pStyle w:val="Normal"/>
              <w:jc w:val="end"/>
              <w:rPr/>
            </w:pPr>
            <w:r>
              <w:rPr/>
              <w:t>-0.511</w:t>
            </w:r>
          </w:p>
        </w:tc>
        <w:tc>
          <w:tcPr>
            <w:tcW w:w="1281" w:type="dxa"/>
            <w:tcBorders/>
            <w:vAlign w:val="bottom"/>
          </w:tcPr>
          <w:p>
            <w:pPr>
              <w:pStyle w:val="Normal"/>
              <w:jc w:val="end"/>
              <w:rPr/>
            </w:pPr>
            <w:r>
              <w:rPr/>
              <w:t>0.341</w:t>
            </w:r>
          </w:p>
        </w:tc>
        <w:tc>
          <w:tcPr>
            <w:tcW w:w="1274" w:type="dxa"/>
            <w:tcBorders/>
            <w:vAlign w:val="bottom"/>
          </w:tcPr>
          <w:p>
            <w:pPr>
              <w:pStyle w:val="Normal"/>
              <w:jc w:val="end"/>
              <w:rPr/>
            </w:pPr>
            <w:r>
              <w:rPr/>
              <w:t>12.000</w:t>
            </w:r>
          </w:p>
        </w:tc>
        <w:tc>
          <w:tcPr>
            <w:tcW w:w="1276" w:type="dxa"/>
            <w:tcBorders/>
            <w:vAlign w:val="bottom"/>
          </w:tcPr>
          <w:p>
            <w:pPr>
              <w:pStyle w:val="Normal"/>
              <w:jc w:val="end"/>
              <w:rPr/>
            </w:pPr>
            <w:r>
              <w:rPr/>
              <w:t>-1.498</w:t>
            </w:r>
          </w:p>
        </w:tc>
        <w:tc>
          <w:tcPr>
            <w:tcW w:w="1281" w:type="dxa"/>
            <w:tcBorders/>
            <w:vAlign w:val="bottom"/>
          </w:tcPr>
          <w:p>
            <w:pPr>
              <w:pStyle w:val="Normal"/>
              <w:jc w:val="end"/>
              <w:rPr/>
            </w:pPr>
            <w:r>
              <w:rPr/>
              <w:t>0.160</w:t>
            </w:r>
          </w:p>
        </w:tc>
        <w:tc>
          <w:tcPr>
            <w:tcW w:w="1275" w:type="dxa"/>
            <w:tcBorders/>
            <w:vAlign w:val="bottom"/>
          </w:tcPr>
          <w:p>
            <w:pPr>
              <w:pStyle w:val="Normal"/>
              <w:rPr/>
            </w:pPr>
            <w:r>
              <w:rPr/>
              <w:t>lma</w:t>
            </w:r>
          </w:p>
        </w:tc>
        <w:tc>
          <w:tcPr>
            <w:tcW w:w="1274" w:type="dxa"/>
            <w:tcBorders/>
            <w:vAlign w:val="bottom"/>
          </w:tcPr>
          <w:p>
            <w:pPr>
              <w:pStyle w:val="Normal"/>
              <w:rPr/>
            </w:pPr>
            <w:r>
              <w:rPr/>
            </w:r>
          </w:p>
        </w:tc>
      </w:tr>
      <w:tr>
        <w:trPr>
          <w:trHeight w:val="256" w:hRule="atLeast"/>
        </w:trPr>
        <w:tc>
          <w:tcPr>
            <w:tcW w:w="1876" w:type="dxa"/>
            <w:tcBorders/>
            <w:vAlign w:val="bottom"/>
          </w:tcPr>
          <w:p>
            <w:pPr>
              <w:pStyle w:val="Normal"/>
              <w:rPr/>
            </w:pPr>
            <w:r>
              <w:rPr/>
              <w:t>lma</w:t>
            </w:r>
          </w:p>
        </w:tc>
        <w:tc>
          <w:tcPr>
            <w:tcW w:w="1097" w:type="dxa"/>
            <w:tcBorders/>
            <w:vAlign w:val="bottom"/>
          </w:tcPr>
          <w:p>
            <w:pPr>
              <w:pStyle w:val="Normal"/>
              <w:jc w:val="end"/>
              <w:rPr/>
            </w:pPr>
            <w:r>
              <w:rPr/>
              <w:t>-103.572</w:t>
            </w:r>
          </w:p>
        </w:tc>
        <w:tc>
          <w:tcPr>
            <w:tcW w:w="1281" w:type="dxa"/>
            <w:tcBorders/>
            <w:vAlign w:val="bottom"/>
          </w:tcPr>
          <w:p>
            <w:pPr>
              <w:pStyle w:val="Normal"/>
              <w:jc w:val="end"/>
              <w:rPr/>
            </w:pPr>
            <w:r>
              <w:rPr/>
              <w:t>39.769</w:t>
            </w:r>
          </w:p>
        </w:tc>
        <w:tc>
          <w:tcPr>
            <w:tcW w:w="1274" w:type="dxa"/>
            <w:tcBorders/>
            <w:vAlign w:val="bottom"/>
          </w:tcPr>
          <w:p>
            <w:pPr>
              <w:pStyle w:val="Normal"/>
              <w:jc w:val="end"/>
              <w:rPr/>
            </w:pPr>
            <w:r>
              <w:rPr/>
              <w:t>23.542</w:t>
            </w:r>
          </w:p>
        </w:tc>
        <w:tc>
          <w:tcPr>
            <w:tcW w:w="1276" w:type="dxa"/>
            <w:tcBorders/>
            <w:vAlign w:val="bottom"/>
          </w:tcPr>
          <w:p>
            <w:pPr>
              <w:pStyle w:val="Normal"/>
              <w:jc w:val="end"/>
              <w:rPr/>
            </w:pPr>
            <w:r>
              <w:rPr/>
              <w:t>-2.604</w:t>
            </w:r>
          </w:p>
        </w:tc>
        <w:tc>
          <w:tcPr>
            <w:tcW w:w="1281" w:type="dxa"/>
            <w:tcBorders/>
            <w:vAlign w:val="bottom"/>
          </w:tcPr>
          <w:p>
            <w:pPr>
              <w:pStyle w:val="Normal"/>
              <w:jc w:val="end"/>
              <w:rPr/>
            </w:pPr>
            <w:r>
              <w:rPr/>
              <w:t>0.016</w:t>
            </w:r>
          </w:p>
        </w:tc>
        <w:tc>
          <w:tcPr>
            <w:tcW w:w="1275" w:type="dxa"/>
            <w:tcBorders/>
            <w:vAlign w:val="bottom"/>
          </w:tcPr>
          <w:p>
            <w:pPr>
              <w:pStyle w:val="Normal"/>
              <w:rPr/>
            </w:pPr>
            <w:r>
              <w:rPr/>
              <w:t>lma</w:t>
            </w:r>
          </w:p>
        </w:tc>
        <w:tc>
          <w:tcPr>
            <w:tcW w:w="1274" w:type="dxa"/>
            <w:tcBorders/>
            <w:vAlign w:val="bottom"/>
          </w:tcPr>
          <w:p>
            <w:pPr>
              <w:pStyle w:val="Normal"/>
              <w:rPr/>
            </w:pPr>
            <w:r>
              <w:rPr/>
              <w:t>*</w:t>
            </w:r>
          </w:p>
        </w:tc>
      </w:tr>
      <w:tr>
        <w:trPr>
          <w:trHeight w:val="256" w:hRule="atLeast"/>
        </w:trPr>
        <w:tc>
          <w:tcPr>
            <w:tcW w:w="1876" w:type="dxa"/>
            <w:tcBorders/>
            <w:vAlign w:val="bottom"/>
          </w:tcPr>
          <w:p>
            <w:pPr>
              <w:pStyle w:val="Normal"/>
              <w:rPr/>
            </w:pPr>
            <w:r>
              <w:rPr/>
              <w:t>effectINT:lma</w:t>
            </w:r>
          </w:p>
        </w:tc>
        <w:tc>
          <w:tcPr>
            <w:tcW w:w="1097" w:type="dxa"/>
            <w:tcBorders/>
            <w:vAlign w:val="bottom"/>
          </w:tcPr>
          <w:p>
            <w:pPr>
              <w:pStyle w:val="Normal"/>
              <w:jc w:val="end"/>
              <w:rPr/>
            </w:pPr>
            <w:r>
              <w:rPr/>
              <w:t>89.921</w:t>
            </w:r>
          </w:p>
        </w:tc>
        <w:tc>
          <w:tcPr>
            <w:tcW w:w="1281" w:type="dxa"/>
            <w:tcBorders/>
            <w:vAlign w:val="bottom"/>
          </w:tcPr>
          <w:p>
            <w:pPr>
              <w:pStyle w:val="Normal"/>
              <w:jc w:val="end"/>
              <w:rPr/>
            </w:pPr>
            <w:r>
              <w:rPr/>
              <w:t>52.171</w:t>
            </w:r>
          </w:p>
        </w:tc>
        <w:tc>
          <w:tcPr>
            <w:tcW w:w="1274" w:type="dxa"/>
            <w:tcBorders/>
            <w:vAlign w:val="bottom"/>
          </w:tcPr>
          <w:p>
            <w:pPr>
              <w:pStyle w:val="Normal"/>
              <w:jc w:val="end"/>
              <w:rPr/>
            </w:pPr>
            <w:r>
              <w:rPr/>
              <w:t>12.000</w:t>
            </w:r>
          </w:p>
        </w:tc>
        <w:tc>
          <w:tcPr>
            <w:tcW w:w="1276" w:type="dxa"/>
            <w:tcBorders/>
            <w:vAlign w:val="bottom"/>
          </w:tcPr>
          <w:p>
            <w:pPr>
              <w:pStyle w:val="Normal"/>
              <w:jc w:val="end"/>
              <w:rPr/>
            </w:pPr>
            <w:r>
              <w:rPr/>
              <w:t>1.724</w:t>
            </w:r>
          </w:p>
        </w:tc>
        <w:tc>
          <w:tcPr>
            <w:tcW w:w="1281" w:type="dxa"/>
            <w:tcBorders/>
            <w:vAlign w:val="bottom"/>
          </w:tcPr>
          <w:p>
            <w:pPr>
              <w:pStyle w:val="Normal"/>
              <w:jc w:val="end"/>
              <w:rPr/>
            </w:pPr>
            <w:r>
              <w:rPr/>
              <w:t>0.110</w:t>
            </w:r>
          </w:p>
        </w:tc>
        <w:tc>
          <w:tcPr>
            <w:tcW w:w="1275" w:type="dxa"/>
            <w:tcBorders/>
            <w:vAlign w:val="bottom"/>
          </w:tcPr>
          <w:p>
            <w:pPr>
              <w:pStyle w:val="Normal"/>
              <w:rPr/>
            </w:pPr>
            <w:r>
              <w:rPr/>
              <w:t>lma</w:t>
            </w:r>
          </w:p>
        </w:tc>
        <w:tc>
          <w:tcPr>
            <w:tcW w:w="1274" w:type="dxa"/>
            <w:tcBorders/>
            <w:vAlign w:val="bottom"/>
          </w:tcPr>
          <w:p>
            <w:pPr>
              <w:pStyle w:val="Normal"/>
              <w:rPr/>
            </w:pPr>
            <w:r>
              <w:rPr/>
            </w:r>
          </w:p>
        </w:tc>
      </w:tr>
      <w:tr>
        <w:trPr>
          <w:trHeight w:val="256" w:hRule="atLeast"/>
        </w:trPr>
        <w:tc>
          <w:tcPr>
            <w:tcW w:w="1876" w:type="dxa"/>
            <w:tcBorders/>
            <w:vAlign w:val="bottom"/>
          </w:tcPr>
          <w:p>
            <w:pPr>
              <w:pStyle w:val="Normal"/>
              <w:rPr/>
            </w:pPr>
            <w:r>
              <w:rPr/>
              <w:t>(Intercept)</w:t>
            </w:r>
          </w:p>
        </w:tc>
        <w:tc>
          <w:tcPr>
            <w:tcW w:w="1097" w:type="dxa"/>
            <w:tcBorders/>
            <w:vAlign w:val="bottom"/>
          </w:tcPr>
          <w:p>
            <w:pPr>
              <w:pStyle w:val="Normal"/>
              <w:jc w:val="end"/>
              <w:rPr/>
            </w:pPr>
            <w:r>
              <w:rPr/>
              <w:t>0.019</w:t>
            </w:r>
          </w:p>
        </w:tc>
        <w:tc>
          <w:tcPr>
            <w:tcW w:w="1281" w:type="dxa"/>
            <w:tcBorders/>
            <w:vAlign w:val="bottom"/>
          </w:tcPr>
          <w:p>
            <w:pPr>
              <w:pStyle w:val="Normal"/>
              <w:jc w:val="end"/>
              <w:rPr/>
            </w:pPr>
            <w:r>
              <w:rPr/>
              <w:t>0.085</w:t>
            </w:r>
          </w:p>
        </w:tc>
        <w:tc>
          <w:tcPr>
            <w:tcW w:w="1274" w:type="dxa"/>
            <w:tcBorders/>
            <w:vAlign w:val="bottom"/>
          </w:tcPr>
          <w:p>
            <w:pPr>
              <w:pStyle w:val="Normal"/>
              <w:jc w:val="end"/>
              <w:rPr/>
            </w:pPr>
            <w:r>
              <w:rPr/>
              <w:t>19.423</w:t>
            </w:r>
          </w:p>
        </w:tc>
        <w:tc>
          <w:tcPr>
            <w:tcW w:w="1276" w:type="dxa"/>
            <w:tcBorders/>
            <w:vAlign w:val="bottom"/>
          </w:tcPr>
          <w:p>
            <w:pPr>
              <w:pStyle w:val="Normal"/>
              <w:jc w:val="end"/>
              <w:rPr/>
            </w:pPr>
            <w:r>
              <w:rPr/>
              <w:t>0.228</w:t>
            </w:r>
          </w:p>
        </w:tc>
        <w:tc>
          <w:tcPr>
            <w:tcW w:w="1281" w:type="dxa"/>
            <w:tcBorders/>
            <w:vAlign w:val="bottom"/>
          </w:tcPr>
          <w:p>
            <w:pPr>
              <w:pStyle w:val="Normal"/>
              <w:jc w:val="end"/>
              <w:rPr/>
            </w:pPr>
            <w:r>
              <w:rPr/>
              <w:t>0.822</w:t>
            </w:r>
          </w:p>
        </w:tc>
        <w:tc>
          <w:tcPr>
            <w:tcW w:w="1275" w:type="dxa"/>
            <w:tcBorders/>
            <w:vAlign w:val="bottom"/>
          </w:tcPr>
          <w:p>
            <w:pPr>
              <w:pStyle w:val="Normal"/>
              <w:rPr/>
            </w:pPr>
            <w:r>
              <w:rPr/>
              <w:t>pc_axix</w:t>
            </w:r>
          </w:p>
        </w:tc>
        <w:tc>
          <w:tcPr>
            <w:tcW w:w="1274" w:type="dxa"/>
            <w:tcBorders/>
            <w:vAlign w:val="bottom"/>
          </w:tcPr>
          <w:p>
            <w:pPr>
              <w:pStyle w:val="Normal"/>
              <w:rPr/>
            </w:pPr>
            <w:r>
              <w:rPr/>
            </w:r>
          </w:p>
        </w:tc>
      </w:tr>
      <w:tr>
        <w:trPr>
          <w:trHeight w:val="256" w:hRule="atLeast"/>
        </w:trPr>
        <w:tc>
          <w:tcPr>
            <w:tcW w:w="1876" w:type="dxa"/>
            <w:tcBorders/>
            <w:vAlign w:val="bottom"/>
          </w:tcPr>
          <w:p>
            <w:pPr>
              <w:pStyle w:val="Normal"/>
              <w:rPr/>
            </w:pPr>
            <w:r>
              <w:rPr/>
              <w:t>effectINT</w:t>
            </w:r>
          </w:p>
        </w:tc>
        <w:tc>
          <w:tcPr>
            <w:tcW w:w="1097" w:type="dxa"/>
            <w:tcBorders/>
            <w:vAlign w:val="bottom"/>
          </w:tcPr>
          <w:p>
            <w:pPr>
              <w:pStyle w:val="Normal"/>
              <w:jc w:val="end"/>
              <w:rPr/>
            </w:pPr>
            <w:r>
              <w:rPr/>
              <w:t>0.042</w:t>
            </w:r>
          </w:p>
        </w:tc>
        <w:tc>
          <w:tcPr>
            <w:tcW w:w="1281" w:type="dxa"/>
            <w:tcBorders/>
            <w:vAlign w:val="bottom"/>
          </w:tcPr>
          <w:p>
            <w:pPr>
              <w:pStyle w:val="Normal"/>
              <w:jc w:val="end"/>
              <w:rPr/>
            </w:pPr>
            <w:r>
              <w:rPr/>
              <w:t>0.096</w:t>
            </w:r>
          </w:p>
        </w:tc>
        <w:tc>
          <w:tcPr>
            <w:tcW w:w="1274" w:type="dxa"/>
            <w:tcBorders/>
            <w:vAlign w:val="bottom"/>
          </w:tcPr>
          <w:p>
            <w:pPr>
              <w:pStyle w:val="Normal"/>
              <w:jc w:val="end"/>
              <w:rPr/>
            </w:pPr>
            <w:r>
              <w:rPr/>
              <w:t>11.000</w:t>
            </w:r>
          </w:p>
        </w:tc>
        <w:tc>
          <w:tcPr>
            <w:tcW w:w="1276" w:type="dxa"/>
            <w:tcBorders/>
            <w:vAlign w:val="bottom"/>
          </w:tcPr>
          <w:p>
            <w:pPr>
              <w:pStyle w:val="Normal"/>
              <w:jc w:val="end"/>
              <w:rPr/>
            </w:pPr>
            <w:r>
              <w:rPr/>
              <w:t>0.444</w:t>
            </w:r>
          </w:p>
        </w:tc>
        <w:tc>
          <w:tcPr>
            <w:tcW w:w="1281" w:type="dxa"/>
            <w:tcBorders/>
            <w:vAlign w:val="bottom"/>
          </w:tcPr>
          <w:p>
            <w:pPr>
              <w:pStyle w:val="Normal"/>
              <w:jc w:val="end"/>
              <w:rPr/>
            </w:pPr>
            <w:r>
              <w:rPr/>
              <w:t>0.666</w:t>
            </w:r>
          </w:p>
        </w:tc>
        <w:tc>
          <w:tcPr>
            <w:tcW w:w="1275" w:type="dxa"/>
            <w:tcBorders/>
            <w:vAlign w:val="bottom"/>
          </w:tcPr>
          <w:p>
            <w:pPr>
              <w:pStyle w:val="Normal"/>
              <w:rPr/>
            </w:pPr>
            <w:r>
              <w:rPr/>
              <w:t>pc_axix</w:t>
            </w:r>
          </w:p>
        </w:tc>
        <w:tc>
          <w:tcPr>
            <w:tcW w:w="1274" w:type="dxa"/>
            <w:tcBorders/>
            <w:vAlign w:val="bottom"/>
          </w:tcPr>
          <w:p>
            <w:pPr>
              <w:pStyle w:val="Normal"/>
              <w:rPr/>
            </w:pPr>
            <w:r>
              <w:rPr/>
            </w:r>
          </w:p>
        </w:tc>
      </w:tr>
      <w:tr>
        <w:trPr>
          <w:trHeight w:val="256" w:hRule="atLeast"/>
        </w:trPr>
        <w:tc>
          <w:tcPr>
            <w:tcW w:w="1876" w:type="dxa"/>
            <w:tcBorders/>
            <w:vAlign w:val="bottom"/>
          </w:tcPr>
          <w:p>
            <w:pPr>
              <w:pStyle w:val="Normal"/>
              <w:rPr/>
            </w:pPr>
            <w:r>
              <w:rPr/>
              <w:t>PC1</w:t>
            </w:r>
          </w:p>
        </w:tc>
        <w:tc>
          <w:tcPr>
            <w:tcW w:w="1097" w:type="dxa"/>
            <w:tcBorders/>
            <w:vAlign w:val="bottom"/>
          </w:tcPr>
          <w:p>
            <w:pPr>
              <w:pStyle w:val="Normal"/>
              <w:jc w:val="end"/>
              <w:rPr/>
            </w:pPr>
            <w:r>
              <w:rPr/>
              <w:t>-0.142</w:t>
            </w:r>
          </w:p>
        </w:tc>
        <w:tc>
          <w:tcPr>
            <w:tcW w:w="1281" w:type="dxa"/>
            <w:tcBorders/>
            <w:vAlign w:val="bottom"/>
          </w:tcPr>
          <w:p>
            <w:pPr>
              <w:pStyle w:val="Normal"/>
              <w:jc w:val="end"/>
              <w:rPr/>
            </w:pPr>
            <w:r>
              <w:rPr/>
              <w:t>0.053</w:t>
            </w:r>
          </w:p>
        </w:tc>
        <w:tc>
          <w:tcPr>
            <w:tcW w:w="1274" w:type="dxa"/>
            <w:tcBorders/>
            <w:vAlign w:val="bottom"/>
          </w:tcPr>
          <w:p>
            <w:pPr>
              <w:pStyle w:val="Normal"/>
              <w:jc w:val="end"/>
              <w:rPr/>
            </w:pPr>
            <w:r>
              <w:rPr/>
              <w:t>19.423</w:t>
            </w:r>
          </w:p>
        </w:tc>
        <w:tc>
          <w:tcPr>
            <w:tcW w:w="1276" w:type="dxa"/>
            <w:tcBorders/>
            <w:vAlign w:val="bottom"/>
          </w:tcPr>
          <w:p>
            <w:pPr>
              <w:pStyle w:val="Normal"/>
              <w:jc w:val="end"/>
              <w:rPr/>
            </w:pPr>
            <w:r>
              <w:rPr/>
              <w:t>-2.685</w:t>
            </w:r>
          </w:p>
        </w:tc>
        <w:tc>
          <w:tcPr>
            <w:tcW w:w="1281" w:type="dxa"/>
            <w:tcBorders/>
            <w:vAlign w:val="bottom"/>
          </w:tcPr>
          <w:p>
            <w:pPr>
              <w:pStyle w:val="Normal"/>
              <w:jc w:val="end"/>
              <w:rPr/>
            </w:pPr>
            <w:r>
              <w:rPr/>
              <w:t>0.014</w:t>
            </w:r>
          </w:p>
        </w:tc>
        <w:tc>
          <w:tcPr>
            <w:tcW w:w="1275" w:type="dxa"/>
            <w:tcBorders/>
            <w:vAlign w:val="bottom"/>
          </w:tcPr>
          <w:p>
            <w:pPr>
              <w:pStyle w:val="Normal"/>
              <w:rPr/>
            </w:pPr>
            <w:r>
              <w:rPr/>
              <w:t>pc_axix</w:t>
            </w:r>
          </w:p>
        </w:tc>
        <w:tc>
          <w:tcPr>
            <w:tcW w:w="1274" w:type="dxa"/>
            <w:tcBorders/>
            <w:vAlign w:val="bottom"/>
          </w:tcPr>
          <w:p>
            <w:pPr>
              <w:pStyle w:val="Normal"/>
              <w:rPr/>
            </w:pPr>
            <w:r>
              <w:rPr/>
              <w:t>*</w:t>
            </w:r>
          </w:p>
        </w:tc>
      </w:tr>
      <w:tr>
        <w:trPr>
          <w:trHeight w:val="256" w:hRule="atLeast"/>
        </w:trPr>
        <w:tc>
          <w:tcPr>
            <w:tcW w:w="1876" w:type="dxa"/>
            <w:tcBorders/>
            <w:vAlign w:val="bottom"/>
          </w:tcPr>
          <w:p>
            <w:pPr>
              <w:pStyle w:val="Normal"/>
              <w:rPr/>
            </w:pPr>
            <w:r>
              <w:rPr/>
              <w:t>PC2</w:t>
            </w:r>
          </w:p>
        </w:tc>
        <w:tc>
          <w:tcPr>
            <w:tcW w:w="1097" w:type="dxa"/>
            <w:tcBorders/>
            <w:vAlign w:val="bottom"/>
          </w:tcPr>
          <w:p>
            <w:pPr>
              <w:pStyle w:val="Normal"/>
              <w:jc w:val="end"/>
              <w:rPr/>
            </w:pPr>
            <w:r>
              <w:rPr/>
              <w:t>0.161</w:t>
            </w:r>
          </w:p>
        </w:tc>
        <w:tc>
          <w:tcPr>
            <w:tcW w:w="1281" w:type="dxa"/>
            <w:tcBorders/>
            <w:vAlign w:val="bottom"/>
          </w:tcPr>
          <w:p>
            <w:pPr>
              <w:pStyle w:val="Normal"/>
              <w:jc w:val="end"/>
              <w:rPr/>
            </w:pPr>
            <w:r>
              <w:rPr/>
              <w:t>0.083</w:t>
            </w:r>
          </w:p>
        </w:tc>
        <w:tc>
          <w:tcPr>
            <w:tcW w:w="1274" w:type="dxa"/>
            <w:tcBorders/>
            <w:vAlign w:val="bottom"/>
          </w:tcPr>
          <w:p>
            <w:pPr>
              <w:pStyle w:val="Normal"/>
              <w:jc w:val="end"/>
              <w:rPr/>
            </w:pPr>
            <w:r>
              <w:rPr/>
              <w:t>19.423</w:t>
            </w:r>
          </w:p>
        </w:tc>
        <w:tc>
          <w:tcPr>
            <w:tcW w:w="1276" w:type="dxa"/>
            <w:tcBorders/>
            <w:vAlign w:val="bottom"/>
          </w:tcPr>
          <w:p>
            <w:pPr>
              <w:pStyle w:val="Normal"/>
              <w:jc w:val="end"/>
              <w:rPr/>
            </w:pPr>
            <w:r>
              <w:rPr/>
              <w:t>1.928</w:t>
            </w:r>
          </w:p>
        </w:tc>
        <w:tc>
          <w:tcPr>
            <w:tcW w:w="1281" w:type="dxa"/>
            <w:tcBorders/>
            <w:vAlign w:val="bottom"/>
          </w:tcPr>
          <w:p>
            <w:pPr>
              <w:pStyle w:val="Normal"/>
              <w:jc w:val="end"/>
              <w:rPr/>
            </w:pPr>
            <w:r>
              <w:rPr/>
              <w:t>0.069</w:t>
            </w:r>
          </w:p>
        </w:tc>
        <w:tc>
          <w:tcPr>
            <w:tcW w:w="1275" w:type="dxa"/>
            <w:tcBorders/>
            <w:vAlign w:val="bottom"/>
          </w:tcPr>
          <w:p>
            <w:pPr>
              <w:pStyle w:val="Normal"/>
              <w:rPr/>
            </w:pPr>
            <w:r>
              <w:rPr/>
              <w:t>pc_axix</w:t>
            </w:r>
          </w:p>
        </w:tc>
        <w:tc>
          <w:tcPr>
            <w:tcW w:w="1274" w:type="dxa"/>
            <w:tcBorders/>
            <w:vAlign w:val="bottom"/>
          </w:tcPr>
          <w:p>
            <w:pPr>
              <w:pStyle w:val="Normal"/>
              <w:rPr/>
            </w:pPr>
            <w:r>
              <w:rPr/>
              <w:t>.</w:t>
            </w:r>
          </w:p>
        </w:tc>
      </w:tr>
      <w:tr>
        <w:trPr>
          <w:trHeight w:val="256" w:hRule="atLeast"/>
        </w:trPr>
        <w:tc>
          <w:tcPr>
            <w:tcW w:w="1876" w:type="dxa"/>
            <w:tcBorders/>
            <w:vAlign w:val="bottom"/>
          </w:tcPr>
          <w:p>
            <w:pPr>
              <w:pStyle w:val="Normal"/>
              <w:rPr/>
            </w:pPr>
            <w:r>
              <w:rPr/>
              <w:t>effectINT:PC1</w:t>
            </w:r>
          </w:p>
        </w:tc>
        <w:tc>
          <w:tcPr>
            <w:tcW w:w="1097" w:type="dxa"/>
            <w:tcBorders/>
            <w:vAlign w:val="bottom"/>
          </w:tcPr>
          <w:p>
            <w:pPr>
              <w:pStyle w:val="Normal"/>
              <w:jc w:val="end"/>
              <w:rPr/>
            </w:pPr>
            <w:r>
              <w:rPr/>
              <w:t>0.153</w:t>
            </w:r>
          </w:p>
        </w:tc>
        <w:tc>
          <w:tcPr>
            <w:tcW w:w="1281" w:type="dxa"/>
            <w:tcBorders/>
            <w:vAlign w:val="bottom"/>
          </w:tcPr>
          <w:p>
            <w:pPr>
              <w:pStyle w:val="Normal"/>
              <w:jc w:val="end"/>
              <w:rPr/>
            </w:pPr>
            <w:r>
              <w:rPr/>
              <w:t>0.060</w:t>
            </w:r>
          </w:p>
        </w:tc>
        <w:tc>
          <w:tcPr>
            <w:tcW w:w="1274" w:type="dxa"/>
            <w:tcBorders/>
            <w:vAlign w:val="bottom"/>
          </w:tcPr>
          <w:p>
            <w:pPr>
              <w:pStyle w:val="Normal"/>
              <w:jc w:val="end"/>
              <w:rPr/>
            </w:pPr>
            <w:r>
              <w:rPr/>
              <w:t>11.000</w:t>
            </w:r>
          </w:p>
        </w:tc>
        <w:tc>
          <w:tcPr>
            <w:tcW w:w="1276" w:type="dxa"/>
            <w:tcBorders/>
            <w:vAlign w:val="bottom"/>
          </w:tcPr>
          <w:p>
            <w:pPr>
              <w:pStyle w:val="Normal"/>
              <w:jc w:val="end"/>
              <w:rPr/>
            </w:pPr>
            <w:r>
              <w:rPr/>
              <w:t>2.565</w:t>
            </w:r>
          </w:p>
        </w:tc>
        <w:tc>
          <w:tcPr>
            <w:tcW w:w="1281" w:type="dxa"/>
            <w:tcBorders/>
            <w:vAlign w:val="bottom"/>
          </w:tcPr>
          <w:p>
            <w:pPr>
              <w:pStyle w:val="Normal"/>
              <w:jc w:val="end"/>
              <w:rPr/>
            </w:pPr>
            <w:r>
              <w:rPr/>
              <w:t>0.026</w:t>
            </w:r>
          </w:p>
        </w:tc>
        <w:tc>
          <w:tcPr>
            <w:tcW w:w="1275" w:type="dxa"/>
            <w:tcBorders/>
            <w:vAlign w:val="bottom"/>
          </w:tcPr>
          <w:p>
            <w:pPr>
              <w:pStyle w:val="Normal"/>
              <w:rPr/>
            </w:pPr>
            <w:r>
              <w:rPr/>
              <w:t>pc_axix</w:t>
            </w:r>
          </w:p>
        </w:tc>
        <w:tc>
          <w:tcPr>
            <w:tcW w:w="1274" w:type="dxa"/>
            <w:tcBorders/>
            <w:vAlign w:val="bottom"/>
          </w:tcPr>
          <w:p>
            <w:pPr>
              <w:pStyle w:val="Normal"/>
              <w:rPr/>
            </w:pPr>
            <w:r>
              <w:rPr/>
              <w:t>*</w:t>
            </w:r>
          </w:p>
        </w:tc>
      </w:tr>
      <w:tr>
        <w:trPr>
          <w:trHeight w:val="256" w:hRule="atLeast"/>
        </w:trPr>
        <w:tc>
          <w:tcPr>
            <w:tcW w:w="1876" w:type="dxa"/>
            <w:tcBorders/>
            <w:vAlign w:val="bottom"/>
          </w:tcPr>
          <w:p>
            <w:pPr>
              <w:pStyle w:val="Normal"/>
              <w:rPr/>
            </w:pPr>
            <w:r>
              <w:rPr/>
              <w:t>effectINT:PC2</w:t>
            </w:r>
          </w:p>
        </w:tc>
        <w:tc>
          <w:tcPr>
            <w:tcW w:w="1097" w:type="dxa"/>
            <w:tcBorders/>
            <w:vAlign w:val="bottom"/>
          </w:tcPr>
          <w:p>
            <w:pPr>
              <w:pStyle w:val="Normal"/>
              <w:jc w:val="end"/>
              <w:rPr/>
            </w:pPr>
            <w:r>
              <w:rPr/>
              <w:t>-0.191</w:t>
            </w:r>
          </w:p>
        </w:tc>
        <w:tc>
          <w:tcPr>
            <w:tcW w:w="1281" w:type="dxa"/>
            <w:tcBorders/>
            <w:vAlign w:val="bottom"/>
          </w:tcPr>
          <w:p>
            <w:pPr>
              <w:pStyle w:val="Normal"/>
              <w:jc w:val="end"/>
              <w:rPr/>
            </w:pPr>
            <w:r>
              <w:rPr/>
              <w:t>0.094</w:t>
            </w:r>
          </w:p>
        </w:tc>
        <w:tc>
          <w:tcPr>
            <w:tcW w:w="1274" w:type="dxa"/>
            <w:tcBorders/>
            <w:vAlign w:val="bottom"/>
          </w:tcPr>
          <w:p>
            <w:pPr>
              <w:pStyle w:val="Normal"/>
              <w:jc w:val="end"/>
              <w:rPr/>
            </w:pPr>
            <w:r>
              <w:rPr/>
              <w:t>11.000</w:t>
            </w:r>
          </w:p>
        </w:tc>
        <w:tc>
          <w:tcPr>
            <w:tcW w:w="1276" w:type="dxa"/>
            <w:tcBorders/>
            <w:vAlign w:val="bottom"/>
          </w:tcPr>
          <w:p>
            <w:pPr>
              <w:pStyle w:val="Normal"/>
              <w:jc w:val="end"/>
              <w:rPr/>
            </w:pPr>
            <w:r>
              <w:rPr/>
              <w:t>-2.033</w:t>
            </w:r>
          </w:p>
        </w:tc>
        <w:tc>
          <w:tcPr>
            <w:tcW w:w="1281" w:type="dxa"/>
            <w:tcBorders/>
            <w:vAlign w:val="bottom"/>
          </w:tcPr>
          <w:p>
            <w:pPr>
              <w:pStyle w:val="Normal"/>
              <w:jc w:val="end"/>
              <w:rPr/>
            </w:pPr>
            <w:r>
              <w:rPr/>
              <w:t>0.067</w:t>
            </w:r>
          </w:p>
        </w:tc>
        <w:tc>
          <w:tcPr>
            <w:tcW w:w="1275" w:type="dxa"/>
            <w:tcBorders/>
            <w:vAlign w:val="bottom"/>
          </w:tcPr>
          <w:p>
            <w:pPr>
              <w:pStyle w:val="Normal"/>
              <w:rPr/>
            </w:pPr>
            <w:r>
              <w:rPr/>
              <w:t>pc_axix</w:t>
            </w:r>
          </w:p>
        </w:tc>
        <w:tc>
          <w:tcPr>
            <w:tcW w:w="1274" w:type="dxa"/>
            <w:tcBorders/>
            <w:vAlign w:val="bottom"/>
          </w:tcPr>
          <w:p>
            <w:pPr>
              <w:pStyle w:val="Normal"/>
              <w:rPr/>
            </w:pPr>
            <w:r>
              <w:rPr/>
              <w:t>.</w:t>
            </w:r>
          </w:p>
        </w:tc>
      </w:tr>
      <w:tr>
        <w:trPr>
          <w:trHeight w:val="256" w:hRule="atLeast"/>
        </w:trPr>
        <w:tc>
          <w:tcPr>
            <w:tcW w:w="1876" w:type="dxa"/>
            <w:tcBorders/>
            <w:vAlign w:val="bottom"/>
          </w:tcPr>
          <w:p>
            <w:pPr>
              <w:pStyle w:val="Normal"/>
              <w:rPr/>
            </w:pPr>
            <w:r>
              <w:rPr/>
              <w:t>(Intercept)</w:t>
            </w:r>
          </w:p>
        </w:tc>
        <w:tc>
          <w:tcPr>
            <w:tcW w:w="1097" w:type="dxa"/>
            <w:tcBorders/>
            <w:vAlign w:val="bottom"/>
          </w:tcPr>
          <w:p>
            <w:pPr>
              <w:pStyle w:val="Normal"/>
              <w:jc w:val="end"/>
              <w:rPr/>
            </w:pPr>
            <w:r>
              <w:rPr/>
              <w:t>0.272</w:t>
            </w:r>
          </w:p>
        </w:tc>
        <w:tc>
          <w:tcPr>
            <w:tcW w:w="1281" w:type="dxa"/>
            <w:tcBorders/>
            <w:vAlign w:val="bottom"/>
          </w:tcPr>
          <w:p>
            <w:pPr>
              <w:pStyle w:val="Normal"/>
              <w:jc w:val="end"/>
              <w:rPr/>
            </w:pPr>
            <w:r>
              <w:rPr/>
              <w:t>0.183</w:t>
            </w:r>
          </w:p>
        </w:tc>
        <w:tc>
          <w:tcPr>
            <w:tcW w:w="1274" w:type="dxa"/>
            <w:tcBorders/>
            <w:vAlign w:val="bottom"/>
          </w:tcPr>
          <w:p>
            <w:pPr>
              <w:pStyle w:val="Normal"/>
              <w:jc w:val="end"/>
              <w:rPr/>
            </w:pPr>
            <w:r>
              <w:rPr/>
              <w:t>22.661</w:t>
            </w:r>
          </w:p>
        </w:tc>
        <w:tc>
          <w:tcPr>
            <w:tcW w:w="1276" w:type="dxa"/>
            <w:tcBorders/>
            <w:vAlign w:val="bottom"/>
          </w:tcPr>
          <w:p>
            <w:pPr>
              <w:pStyle w:val="Normal"/>
              <w:jc w:val="end"/>
              <w:rPr/>
            </w:pPr>
            <w:r>
              <w:rPr/>
              <w:t>1.488</w:t>
            </w:r>
          </w:p>
        </w:tc>
        <w:tc>
          <w:tcPr>
            <w:tcW w:w="1281" w:type="dxa"/>
            <w:tcBorders/>
            <w:vAlign w:val="bottom"/>
          </w:tcPr>
          <w:p>
            <w:pPr>
              <w:pStyle w:val="Normal"/>
              <w:jc w:val="end"/>
              <w:rPr/>
            </w:pPr>
            <w:r>
              <w:rPr/>
              <w:t>0.150</w:t>
            </w:r>
          </w:p>
        </w:tc>
        <w:tc>
          <w:tcPr>
            <w:tcW w:w="1275" w:type="dxa"/>
            <w:tcBorders/>
            <w:vAlign w:val="bottom"/>
          </w:tcPr>
          <w:p>
            <w:pPr>
              <w:pStyle w:val="Normal"/>
              <w:rPr/>
            </w:pPr>
            <w:r>
              <w:rPr/>
              <w:t>root_f</w:t>
            </w:r>
          </w:p>
        </w:tc>
        <w:tc>
          <w:tcPr>
            <w:tcW w:w="1274" w:type="dxa"/>
            <w:tcBorders/>
            <w:vAlign w:val="bottom"/>
          </w:tcPr>
          <w:p>
            <w:pPr>
              <w:pStyle w:val="Normal"/>
              <w:rPr/>
            </w:pPr>
            <w:r>
              <w:rPr/>
            </w:r>
          </w:p>
        </w:tc>
      </w:tr>
      <w:tr>
        <w:trPr>
          <w:trHeight w:val="256" w:hRule="atLeast"/>
        </w:trPr>
        <w:tc>
          <w:tcPr>
            <w:tcW w:w="1876" w:type="dxa"/>
            <w:tcBorders/>
            <w:vAlign w:val="bottom"/>
          </w:tcPr>
          <w:p>
            <w:pPr>
              <w:pStyle w:val="Normal"/>
              <w:rPr/>
            </w:pPr>
            <w:r>
              <w:rPr/>
              <w:t>effectINT</w:t>
            </w:r>
          </w:p>
        </w:tc>
        <w:tc>
          <w:tcPr>
            <w:tcW w:w="1097" w:type="dxa"/>
            <w:tcBorders/>
            <w:vAlign w:val="bottom"/>
          </w:tcPr>
          <w:p>
            <w:pPr>
              <w:pStyle w:val="Normal"/>
              <w:jc w:val="end"/>
              <w:rPr/>
            </w:pPr>
            <w:r>
              <w:rPr/>
              <w:t>-0.277</w:t>
            </w:r>
          </w:p>
        </w:tc>
        <w:tc>
          <w:tcPr>
            <w:tcW w:w="1281" w:type="dxa"/>
            <w:tcBorders/>
            <w:vAlign w:val="bottom"/>
          </w:tcPr>
          <w:p>
            <w:pPr>
              <w:pStyle w:val="Normal"/>
              <w:jc w:val="end"/>
              <w:rPr/>
            </w:pPr>
            <w:r>
              <w:rPr/>
              <w:t>0.225</w:t>
            </w:r>
          </w:p>
        </w:tc>
        <w:tc>
          <w:tcPr>
            <w:tcW w:w="1274" w:type="dxa"/>
            <w:tcBorders/>
            <w:vAlign w:val="bottom"/>
          </w:tcPr>
          <w:p>
            <w:pPr>
              <w:pStyle w:val="Normal"/>
              <w:jc w:val="end"/>
              <w:rPr/>
            </w:pPr>
            <w:r>
              <w:rPr/>
              <w:t>12.000</w:t>
            </w:r>
          </w:p>
        </w:tc>
        <w:tc>
          <w:tcPr>
            <w:tcW w:w="1276" w:type="dxa"/>
            <w:tcBorders/>
            <w:vAlign w:val="bottom"/>
          </w:tcPr>
          <w:p>
            <w:pPr>
              <w:pStyle w:val="Normal"/>
              <w:jc w:val="end"/>
              <w:rPr/>
            </w:pPr>
            <w:r>
              <w:rPr/>
              <w:t>-1.232</w:t>
            </w:r>
          </w:p>
        </w:tc>
        <w:tc>
          <w:tcPr>
            <w:tcW w:w="1281" w:type="dxa"/>
            <w:tcBorders/>
            <w:vAlign w:val="bottom"/>
          </w:tcPr>
          <w:p>
            <w:pPr>
              <w:pStyle w:val="Normal"/>
              <w:jc w:val="end"/>
              <w:rPr/>
            </w:pPr>
            <w:r>
              <w:rPr/>
              <w:t>0.241</w:t>
            </w:r>
          </w:p>
        </w:tc>
        <w:tc>
          <w:tcPr>
            <w:tcW w:w="1275" w:type="dxa"/>
            <w:tcBorders/>
            <w:vAlign w:val="bottom"/>
          </w:tcPr>
          <w:p>
            <w:pPr>
              <w:pStyle w:val="Normal"/>
              <w:rPr/>
            </w:pPr>
            <w:r>
              <w:rPr/>
              <w:t>root_f</w:t>
            </w:r>
          </w:p>
        </w:tc>
        <w:tc>
          <w:tcPr>
            <w:tcW w:w="1274" w:type="dxa"/>
            <w:tcBorders/>
            <w:vAlign w:val="bottom"/>
          </w:tcPr>
          <w:p>
            <w:pPr>
              <w:pStyle w:val="Normal"/>
              <w:rPr/>
            </w:pPr>
            <w:r>
              <w:rPr/>
            </w:r>
          </w:p>
        </w:tc>
      </w:tr>
      <w:tr>
        <w:trPr>
          <w:trHeight w:val="256" w:hRule="atLeast"/>
        </w:trPr>
        <w:tc>
          <w:tcPr>
            <w:tcW w:w="1876" w:type="dxa"/>
            <w:tcBorders/>
            <w:vAlign w:val="bottom"/>
          </w:tcPr>
          <w:p>
            <w:pPr>
              <w:pStyle w:val="Normal"/>
              <w:rPr/>
            </w:pPr>
            <w:r>
              <w:rPr/>
              <w:t>root_f</w:t>
            </w:r>
          </w:p>
        </w:tc>
        <w:tc>
          <w:tcPr>
            <w:tcW w:w="1097" w:type="dxa"/>
            <w:tcBorders/>
            <w:vAlign w:val="bottom"/>
          </w:tcPr>
          <w:p>
            <w:pPr>
              <w:pStyle w:val="Normal"/>
              <w:jc w:val="end"/>
              <w:rPr/>
            </w:pPr>
            <w:r>
              <w:rPr/>
              <w:t>-0.841</w:t>
            </w:r>
          </w:p>
        </w:tc>
        <w:tc>
          <w:tcPr>
            <w:tcW w:w="1281" w:type="dxa"/>
            <w:tcBorders/>
            <w:vAlign w:val="bottom"/>
          </w:tcPr>
          <w:p>
            <w:pPr>
              <w:pStyle w:val="Normal"/>
              <w:jc w:val="end"/>
              <w:rPr/>
            </w:pPr>
            <w:r>
              <w:rPr/>
              <w:t>0.521</w:t>
            </w:r>
          </w:p>
        </w:tc>
        <w:tc>
          <w:tcPr>
            <w:tcW w:w="1274" w:type="dxa"/>
            <w:tcBorders/>
            <w:vAlign w:val="bottom"/>
          </w:tcPr>
          <w:p>
            <w:pPr>
              <w:pStyle w:val="Normal"/>
              <w:jc w:val="end"/>
              <w:rPr/>
            </w:pPr>
            <w:r>
              <w:rPr/>
              <w:t>22.661</w:t>
            </w:r>
          </w:p>
        </w:tc>
        <w:tc>
          <w:tcPr>
            <w:tcW w:w="1276" w:type="dxa"/>
            <w:tcBorders/>
            <w:vAlign w:val="bottom"/>
          </w:tcPr>
          <w:p>
            <w:pPr>
              <w:pStyle w:val="Normal"/>
              <w:jc w:val="end"/>
              <w:rPr/>
            </w:pPr>
            <w:r>
              <w:rPr/>
              <w:t>-1.615</w:t>
            </w:r>
          </w:p>
        </w:tc>
        <w:tc>
          <w:tcPr>
            <w:tcW w:w="1281" w:type="dxa"/>
            <w:tcBorders/>
            <w:vAlign w:val="bottom"/>
          </w:tcPr>
          <w:p>
            <w:pPr>
              <w:pStyle w:val="Normal"/>
              <w:jc w:val="end"/>
              <w:rPr/>
            </w:pPr>
            <w:r>
              <w:rPr/>
              <w:t>0.120</w:t>
            </w:r>
          </w:p>
        </w:tc>
        <w:tc>
          <w:tcPr>
            <w:tcW w:w="1275" w:type="dxa"/>
            <w:tcBorders/>
            <w:vAlign w:val="bottom"/>
          </w:tcPr>
          <w:p>
            <w:pPr>
              <w:pStyle w:val="Normal"/>
              <w:rPr/>
            </w:pPr>
            <w:r>
              <w:rPr/>
              <w:t>root_f</w:t>
            </w:r>
          </w:p>
        </w:tc>
        <w:tc>
          <w:tcPr>
            <w:tcW w:w="1274" w:type="dxa"/>
            <w:tcBorders/>
            <w:vAlign w:val="bottom"/>
          </w:tcPr>
          <w:p>
            <w:pPr>
              <w:pStyle w:val="Normal"/>
              <w:rPr/>
            </w:pPr>
            <w:r>
              <w:rPr/>
            </w:r>
          </w:p>
        </w:tc>
      </w:tr>
      <w:tr>
        <w:trPr>
          <w:trHeight w:val="256" w:hRule="atLeast"/>
        </w:trPr>
        <w:tc>
          <w:tcPr>
            <w:tcW w:w="1876" w:type="dxa"/>
            <w:tcBorders/>
            <w:vAlign w:val="bottom"/>
          </w:tcPr>
          <w:p>
            <w:pPr>
              <w:pStyle w:val="Normal"/>
              <w:rPr/>
            </w:pPr>
            <w:r>
              <w:rPr/>
              <w:t>effectINT:root_f</w:t>
            </w:r>
          </w:p>
        </w:tc>
        <w:tc>
          <w:tcPr>
            <w:tcW w:w="1097" w:type="dxa"/>
            <w:tcBorders/>
            <w:vAlign w:val="bottom"/>
          </w:tcPr>
          <w:p>
            <w:pPr>
              <w:pStyle w:val="Normal"/>
              <w:jc w:val="end"/>
              <w:rPr/>
            </w:pPr>
            <w:r>
              <w:rPr/>
              <w:t>1.063</w:t>
            </w:r>
          </w:p>
        </w:tc>
        <w:tc>
          <w:tcPr>
            <w:tcW w:w="1281" w:type="dxa"/>
            <w:tcBorders/>
            <w:vAlign w:val="bottom"/>
          </w:tcPr>
          <w:p>
            <w:pPr>
              <w:pStyle w:val="Normal"/>
              <w:jc w:val="end"/>
              <w:rPr/>
            </w:pPr>
            <w:r>
              <w:rPr/>
              <w:t>0.641</w:t>
            </w:r>
          </w:p>
        </w:tc>
        <w:tc>
          <w:tcPr>
            <w:tcW w:w="1274" w:type="dxa"/>
            <w:tcBorders/>
            <w:vAlign w:val="bottom"/>
          </w:tcPr>
          <w:p>
            <w:pPr>
              <w:pStyle w:val="Normal"/>
              <w:jc w:val="end"/>
              <w:rPr/>
            </w:pPr>
            <w:r>
              <w:rPr/>
              <w:t>12.000</w:t>
            </w:r>
          </w:p>
        </w:tc>
        <w:tc>
          <w:tcPr>
            <w:tcW w:w="1276" w:type="dxa"/>
            <w:tcBorders/>
            <w:vAlign w:val="bottom"/>
          </w:tcPr>
          <w:p>
            <w:pPr>
              <w:pStyle w:val="Normal"/>
              <w:jc w:val="end"/>
              <w:rPr/>
            </w:pPr>
            <w:r>
              <w:rPr/>
              <w:t>1.660</w:t>
            </w:r>
          </w:p>
        </w:tc>
        <w:tc>
          <w:tcPr>
            <w:tcW w:w="1281" w:type="dxa"/>
            <w:tcBorders/>
            <w:vAlign w:val="bottom"/>
          </w:tcPr>
          <w:p>
            <w:pPr>
              <w:pStyle w:val="Normal"/>
              <w:jc w:val="end"/>
              <w:rPr/>
            </w:pPr>
            <w:r>
              <w:rPr/>
              <w:t>0.123</w:t>
            </w:r>
          </w:p>
        </w:tc>
        <w:tc>
          <w:tcPr>
            <w:tcW w:w="1275" w:type="dxa"/>
            <w:tcBorders/>
            <w:vAlign w:val="bottom"/>
          </w:tcPr>
          <w:p>
            <w:pPr>
              <w:pStyle w:val="Normal"/>
              <w:rPr/>
            </w:pPr>
            <w:r>
              <w:rPr/>
              <w:t>root_f</w:t>
            </w:r>
          </w:p>
        </w:tc>
        <w:tc>
          <w:tcPr>
            <w:tcW w:w="1274" w:type="dxa"/>
            <w:tcBorders/>
            <w:vAlign w:val="bottom"/>
          </w:tcPr>
          <w:p>
            <w:pPr>
              <w:pStyle w:val="Normal"/>
              <w:rPr/>
            </w:pPr>
            <w:r>
              <w:rPr/>
            </w:r>
          </w:p>
        </w:tc>
      </w:tr>
      <w:tr>
        <w:trPr>
          <w:trHeight w:val="256" w:hRule="atLeast"/>
        </w:trPr>
        <w:tc>
          <w:tcPr>
            <w:tcW w:w="1876" w:type="dxa"/>
            <w:tcBorders/>
            <w:vAlign w:val="bottom"/>
          </w:tcPr>
          <w:p>
            <w:pPr>
              <w:pStyle w:val="Normal"/>
              <w:rPr/>
            </w:pPr>
            <w:r>
              <w:rPr/>
              <w:t>(Intercept)</w:t>
            </w:r>
          </w:p>
        </w:tc>
        <w:tc>
          <w:tcPr>
            <w:tcW w:w="1097" w:type="dxa"/>
            <w:tcBorders/>
            <w:vAlign w:val="bottom"/>
          </w:tcPr>
          <w:p>
            <w:pPr>
              <w:pStyle w:val="Normal"/>
              <w:jc w:val="end"/>
              <w:rPr/>
            </w:pPr>
            <w:r>
              <w:rPr/>
              <w:t>0.466</w:t>
            </w:r>
          </w:p>
        </w:tc>
        <w:tc>
          <w:tcPr>
            <w:tcW w:w="1281" w:type="dxa"/>
            <w:tcBorders/>
            <w:vAlign w:val="bottom"/>
          </w:tcPr>
          <w:p>
            <w:pPr>
              <w:pStyle w:val="Normal"/>
              <w:jc w:val="end"/>
              <w:rPr/>
            </w:pPr>
            <w:r>
              <w:rPr/>
              <w:t>0.379</w:t>
            </w:r>
          </w:p>
        </w:tc>
        <w:tc>
          <w:tcPr>
            <w:tcW w:w="1274" w:type="dxa"/>
            <w:tcBorders/>
            <w:vAlign w:val="bottom"/>
          </w:tcPr>
          <w:p>
            <w:pPr>
              <w:pStyle w:val="Normal"/>
              <w:jc w:val="end"/>
              <w:rPr/>
            </w:pPr>
            <w:r>
              <w:rPr/>
              <w:t>23.182</w:t>
            </w:r>
          </w:p>
        </w:tc>
        <w:tc>
          <w:tcPr>
            <w:tcW w:w="1276" w:type="dxa"/>
            <w:tcBorders/>
            <w:vAlign w:val="bottom"/>
          </w:tcPr>
          <w:p>
            <w:pPr>
              <w:pStyle w:val="Normal"/>
              <w:jc w:val="end"/>
              <w:rPr/>
            </w:pPr>
            <w:r>
              <w:rPr/>
              <w:t>1.230</w:t>
            </w:r>
          </w:p>
        </w:tc>
        <w:tc>
          <w:tcPr>
            <w:tcW w:w="1281" w:type="dxa"/>
            <w:tcBorders/>
            <w:vAlign w:val="bottom"/>
          </w:tcPr>
          <w:p>
            <w:pPr>
              <w:pStyle w:val="Normal"/>
              <w:jc w:val="end"/>
              <w:rPr/>
            </w:pPr>
            <w:r>
              <w:rPr/>
              <w:t>0.231</w:t>
            </w:r>
          </w:p>
        </w:tc>
        <w:tc>
          <w:tcPr>
            <w:tcW w:w="1275" w:type="dxa"/>
            <w:tcBorders/>
            <w:vAlign w:val="bottom"/>
          </w:tcPr>
          <w:p>
            <w:pPr>
              <w:pStyle w:val="Normal"/>
              <w:rPr/>
            </w:pPr>
            <w:r>
              <w:rPr/>
              <w:t>root_m</w:t>
            </w:r>
          </w:p>
        </w:tc>
        <w:tc>
          <w:tcPr>
            <w:tcW w:w="1274" w:type="dxa"/>
            <w:tcBorders/>
            <w:vAlign w:val="bottom"/>
          </w:tcPr>
          <w:p>
            <w:pPr>
              <w:pStyle w:val="Normal"/>
              <w:rPr/>
            </w:pPr>
            <w:r>
              <w:rPr/>
            </w:r>
          </w:p>
        </w:tc>
      </w:tr>
      <w:tr>
        <w:trPr>
          <w:trHeight w:val="256" w:hRule="atLeast"/>
        </w:trPr>
        <w:tc>
          <w:tcPr>
            <w:tcW w:w="1876" w:type="dxa"/>
            <w:tcBorders/>
            <w:vAlign w:val="bottom"/>
          </w:tcPr>
          <w:p>
            <w:pPr>
              <w:pStyle w:val="Normal"/>
              <w:rPr/>
            </w:pPr>
            <w:r>
              <w:rPr/>
              <w:t>effectINT</w:t>
            </w:r>
          </w:p>
        </w:tc>
        <w:tc>
          <w:tcPr>
            <w:tcW w:w="1097" w:type="dxa"/>
            <w:tcBorders/>
            <w:vAlign w:val="bottom"/>
          </w:tcPr>
          <w:p>
            <w:pPr>
              <w:pStyle w:val="Normal"/>
              <w:jc w:val="end"/>
              <w:rPr/>
            </w:pPr>
            <w:r>
              <w:rPr/>
              <w:t>-0.445</w:t>
            </w:r>
          </w:p>
        </w:tc>
        <w:tc>
          <w:tcPr>
            <w:tcW w:w="1281" w:type="dxa"/>
            <w:tcBorders/>
            <w:vAlign w:val="bottom"/>
          </w:tcPr>
          <w:p>
            <w:pPr>
              <w:pStyle w:val="Normal"/>
              <w:jc w:val="end"/>
              <w:rPr/>
            </w:pPr>
            <w:r>
              <w:rPr/>
              <w:t>0.483</w:t>
            </w:r>
          </w:p>
        </w:tc>
        <w:tc>
          <w:tcPr>
            <w:tcW w:w="1274" w:type="dxa"/>
            <w:tcBorders/>
            <w:vAlign w:val="bottom"/>
          </w:tcPr>
          <w:p>
            <w:pPr>
              <w:pStyle w:val="Normal"/>
              <w:jc w:val="end"/>
              <w:rPr/>
            </w:pPr>
            <w:r>
              <w:rPr/>
              <w:t>12.000</w:t>
            </w:r>
          </w:p>
        </w:tc>
        <w:tc>
          <w:tcPr>
            <w:tcW w:w="1276" w:type="dxa"/>
            <w:tcBorders/>
            <w:vAlign w:val="bottom"/>
          </w:tcPr>
          <w:p>
            <w:pPr>
              <w:pStyle w:val="Normal"/>
              <w:jc w:val="end"/>
              <w:rPr/>
            </w:pPr>
            <w:r>
              <w:rPr/>
              <w:t>-0.922</w:t>
            </w:r>
          </w:p>
        </w:tc>
        <w:tc>
          <w:tcPr>
            <w:tcW w:w="1281" w:type="dxa"/>
            <w:tcBorders/>
            <w:vAlign w:val="bottom"/>
          </w:tcPr>
          <w:p>
            <w:pPr>
              <w:pStyle w:val="Normal"/>
              <w:jc w:val="end"/>
              <w:rPr/>
            </w:pPr>
            <w:r>
              <w:rPr/>
              <w:t>0.375</w:t>
            </w:r>
          </w:p>
        </w:tc>
        <w:tc>
          <w:tcPr>
            <w:tcW w:w="1275" w:type="dxa"/>
            <w:tcBorders/>
            <w:vAlign w:val="bottom"/>
          </w:tcPr>
          <w:p>
            <w:pPr>
              <w:pStyle w:val="Normal"/>
              <w:rPr/>
            </w:pPr>
            <w:r>
              <w:rPr/>
              <w:t>root_m</w:t>
            </w:r>
          </w:p>
        </w:tc>
        <w:tc>
          <w:tcPr>
            <w:tcW w:w="1274" w:type="dxa"/>
            <w:tcBorders/>
            <w:vAlign w:val="bottom"/>
          </w:tcPr>
          <w:p>
            <w:pPr>
              <w:pStyle w:val="Normal"/>
              <w:rPr/>
            </w:pPr>
            <w:r>
              <w:rPr/>
            </w:r>
          </w:p>
        </w:tc>
      </w:tr>
      <w:tr>
        <w:trPr>
          <w:trHeight w:val="256" w:hRule="atLeast"/>
        </w:trPr>
        <w:tc>
          <w:tcPr>
            <w:tcW w:w="1876" w:type="dxa"/>
            <w:tcBorders/>
            <w:vAlign w:val="bottom"/>
          </w:tcPr>
          <w:p>
            <w:pPr>
              <w:pStyle w:val="Normal"/>
              <w:rPr/>
            </w:pPr>
            <w:r>
              <w:rPr/>
              <w:t>root_m</w:t>
            </w:r>
          </w:p>
        </w:tc>
        <w:tc>
          <w:tcPr>
            <w:tcW w:w="1097" w:type="dxa"/>
            <w:tcBorders/>
            <w:vAlign w:val="bottom"/>
          </w:tcPr>
          <w:p>
            <w:pPr>
              <w:pStyle w:val="Normal"/>
              <w:jc w:val="end"/>
              <w:rPr/>
            </w:pPr>
            <w:r>
              <w:rPr/>
              <w:t>-1.116</w:t>
            </w:r>
          </w:p>
        </w:tc>
        <w:tc>
          <w:tcPr>
            <w:tcW w:w="1281" w:type="dxa"/>
            <w:tcBorders/>
            <w:vAlign w:val="bottom"/>
          </w:tcPr>
          <w:p>
            <w:pPr>
              <w:pStyle w:val="Normal"/>
              <w:jc w:val="end"/>
              <w:rPr/>
            </w:pPr>
            <w:r>
              <w:rPr/>
              <w:t>0.915</w:t>
            </w:r>
          </w:p>
        </w:tc>
        <w:tc>
          <w:tcPr>
            <w:tcW w:w="1274" w:type="dxa"/>
            <w:tcBorders/>
            <w:vAlign w:val="bottom"/>
          </w:tcPr>
          <w:p>
            <w:pPr>
              <w:pStyle w:val="Normal"/>
              <w:jc w:val="end"/>
              <w:rPr/>
            </w:pPr>
            <w:r>
              <w:rPr/>
              <w:t>23.182</w:t>
            </w:r>
          </w:p>
        </w:tc>
        <w:tc>
          <w:tcPr>
            <w:tcW w:w="1276" w:type="dxa"/>
            <w:tcBorders/>
            <w:vAlign w:val="bottom"/>
          </w:tcPr>
          <w:p>
            <w:pPr>
              <w:pStyle w:val="Normal"/>
              <w:jc w:val="end"/>
              <w:rPr/>
            </w:pPr>
            <w:r>
              <w:rPr/>
              <w:t>-1.220</w:t>
            </w:r>
          </w:p>
        </w:tc>
        <w:tc>
          <w:tcPr>
            <w:tcW w:w="1281" w:type="dxa"/>
            <w:tcBorders/>
            <w:vAlign w:val="bottom"/>
          </w:tcPr>
          <w:p>
            <w:pPr>
              <w:pStyle w:val="Normal"/>
              <w:jc w:val="end"/>
              <w:rPr/>
            </w:pPr>
            <w:r>
              <w:rPr/>
              <w:t>0.235</w:t>
            </w:r>
          </w:p>
        </w:tc>
        <w:tc>
          <w:tcPr>
            <w:tcW w:w="1275" w:type="dxa"/>
            <w:tcBorders/>
            <w:vAlign w:val="bottom"/>
          </w:tcPr>
          <w:p>
            <w:pPr>
              <w:pStyle w:val="Normal"/>
              <w:rPr/>
            </w:pPr>
            <w:r>
              <w:rPr/>
              <w:t>root_m</w:t>
            </w:r>
          </w:p>
        </w:tc>
        <w:tc>
          <w:tcPr>
            <w:tcW w:w="1274" w:type="dxa"/>
            <w:tcBorders/>
            <w:vAlign w:val="bottom"/>
          </w:tcPr>
          <w:p>
            <w:pPr>
              <w:pStyle w:val="Normal"/>
              <w:rPr/>
            </w:pPr>
            <w:r>
              <w:rPr/>
            </w:r>
          </w:p>
        </w:tc>
      </w:tr>
      <w:tr>
        <w:trPr>
          <w:trHeight w:val="256" w:hRule="atLeast"/>
        </w:trPr>
        <w:tc>
          <w:tcPr>
            <w:tcW w:w="1876" w:type="dxa"/>
            <w:tcBorders/>
            <w:vAlign w:val="bottom"/>
          </w:tcPr>
          <w:p>
            <w:pPr>
              <w:pStyle w:val="Normal"/>
              <w:rPr/>
            </w:pPr>
            <w:r>
              <w:rPr/>
              <w:t>effectINT:root_m</w:t>
            </w:r>
          </w:p>
        </w:tc>
        <w:tc>
          <w:tcPr>
            <w:tcW w:w="1097" w:type="dxa"/>
            <w:tcBorders/>
            <w:vAlign w:val="bottom"/>
          </w:tcPr>
          <w:p>
            <w:pPr>
              <w:pStyle w:val="Normal"/>
              <w:jc w:val="end"/>
              <w:rPr/>
            </w:pPr>
            <w:r>
              <w:rPr/>
              <w:t>1.218</w:t>
            </w:r>
          </w:p>
        </w:tc>
        <w:tc>
          <w:tcPr>
            <w:tcW w:w="1281" w:type="dxa"/>
            <w:tcBorders/>
            <w:vAlign w:val="bottom"/>
          </w:tcPr>
          <w:p>
            <w:pPr>
              <w:pStyle w:val="Normal"/>
              <w:jc w:val="end"/>
              <w:rPr/>
            </w:pPr>
            <w:r>
              <w:rPr/>
              <w:t>1.167</w:t>
            </w:r>
          </w:p>
        </w:tc>
        <w:tc>
          <w:tcPr>
            <w:tcW w:w="1274" w:type="dxa"/>
            <w:tcBorders/>
            <w:vAlign w:val="bottom"/>
          </w:tcPr>
          <w:p>
            <w:pPr>
              <w:pStyle w:val="Normal"/>
              <w:jc w:val="end"/>
              <w:rPr/>
            </w:pPr>
            <w:r>
              <w:rPr/>
              <w:t>12.000</w:t>
            </w:r>
          </w:p>
        </w:tc>
        <w:tc>
          <w:tcPr>
            <w:tcW w:w="1276" w:type="dxa"/>
            <w:tcBorders/>
            <w:vAlign w:val="bottom"/>
          </w:tcPr>
          <w:p>
            <w:pPr>
              <w:pStyle w:val="Normal"/>
              <w:jc w:val="end"/>
              <w:rPr/>
            </w:pPr>
            <w:r>
              <w:rPr/>
              <w:t>1.044</w:t>
            </w:r>
          </w:p>
        </w:tc>
        <w:tc>
          <w:tcPr>
            <w:tcW w:w="1281" w:type="dxa"/>
            <w:tcBorders/>
            <w:vAlign w:val="bottom"/>
          </w:tcPr>
          <w:p>
            <w:pPr>
              <w:pStyle w:val="Normal"/>
              <w:jc w:val="end"/>
              <w:rPr/>
            </w:pPr>
            <w:r>
              <w:rPr/>
              <w:t>0.317</w:t>
            </w:r>
          </w:p>
        </w:tc>
        <w:tc>
          <w:tcPr>
            <w:tcW w:w="1275" w:type="dxa"/>
            <w:tcBorders/>
            <w:vAlign w:val="bottom"/>
          </w:tcPr>
          <w:p>
            <w:pPr>
              <w:pStyle w:val="Normal"/>
              <w:rPr/>
            </w:pPr>
            <w:r>
              <w:rPr/>
              <w:t>root_m</w:t>
            </w:r>
          </w:p>
        </w:tc>
        <w:tc>
          <w:tcPr>
            <w:tcW w:w="1274" w:type="dxa"/>
            <w:tcBorders/>
            <w:vAlign w:val="bottom"/>
          </w:tcPr>
          <w:p>
            <w:pPr>
              <w:pStyle w:val="Normal"/>
              <w:rPr/>
            </w:pPr>
            <w:r>
              <w:rPr/>
            </w:r>
          </w:p>
        </w:tc>
      </w:tr>
      <w:tr>
        <w:trPr>
          <w:trHeight w:val="256" w:hRule="atLeast"/>
        </w:trPr>
        <w:tc>
          <w:tcPr>
            <w:tcW w:w="1876" w:type="dxa"/>
            <w:tcBorders/>
            <w:vAlign w:val="bottom"/>
          </w:tcPr>
          <w:p>
            <w:pPr>
              <w:pStyle w:val="Normal"/>
              <w:rPr/>
            </w:pPr>
            <w:r>
              <w:rPr/>
              <w:t>(Intercept)</w:t>
            </w:r>
          </w:p>
        </w:tc>
        <w:tc>
          <w:tcPr>
            <w:tcW w:w="1097" w:type="dxa"/>
            <w:tcBorders/>
            <w:vAlign w:val="bottom"/>
          </w:tcPr>
          <w:p>
            <w:pPr>
              <w:pStyle w:val="Normal"/>
              <w:jc w:val="end"/>
              <w:rPr/>
            </w:pPr>
            <w:r>
              <w:rPr/>
              <w:t>0.712</w:t>
            </w:r>
          </w:p>
        </w:tc>
        <w:tc>
          <w:tcPr>
            <w:tcW w:w="1281" w:type="dxa"/>
            <w:tcBorders/>
            <w:vAlign w:val="bottom"/>
          </w:tcPr>
          <w:p>
            <w:pPr>
              <w:pStyle w:val="Normal"/>
              <w:jc w:val="end"/>
              <w:rPr/>
            </w:pPr>
            <w:r>
              <w:rPr/>
              <w:t>0.301</w:t>
            </w:r>
          </w:p>
        </w:tc>
        <w:tc>
          <w:tcPr>
            <w:tcW w:w="1274" w:type="dxa"/>
            <w:tcBorders/>
            <w:vAlign w:val="bottom"/>
          </w:tcPr>
          <w:p>
            <w:pPr>
              <w:pStyle w:val="Normal"/>
              <w:jc w:val="end"/>
              <w:rPr/>
            </w:pPr>
            <w:r>
              <w:rPr/>
              <w:t>21.440</w:t>
            </w:r>
          </w:p>
        </w:tc>
        <w:tc>
          <w:tcPr>
            <w:tcW w:w="1276" w:type="dxa"/>
            <w:tcBorders/>
            <w:vAlign w:val="bottom"/>
          </w:tcPr>
          <w:p>
            <w:pPr>
              <w:pStyle w:val="Normal"/>
              <w:jc w:val="end"/>
              <w:rPr/>
            </w:pPr>
            <w:r>
              <w:rPr/>
              <w:t>2.363</w:t>
            </w:r>
          </w:p>
        </w:tc>
        <w:tc>
          <w:tcPr>
            <w:tcW w:w="1281" w:type="dxa"/>
            <w:tcBorders/>
            <w:vAlign w:val="bottom"/>
          </w:tcPr>
          <w:p>
            <w:pPr>
              <w:pStyle w:val="Normal"/>
              <w:jc w:val="end"/>
              <w:rPr/>
            </w:pPr>
            <w:r>
              <w:rPr/>
              <w:t>0.028</w:t>
            </w:r>
          </w:p>
        </w:tc>
        <w:tc>
          <w:tcPr>
            <w:tcW w:w="1275" w:type="dxa"/>
            <w:tcBorders/>
            <w:vAlign w:val="bottom"/>
          </w:tcPr>
          <w:p>
            <w:pPr>
              <w:pStyle w:val="Normal"/>
              <w:rPr/>
            </w:pPr>
            <w:r>
              <w:rPr/>
              <w:t>stem</w:t>
            </w:r>
          </w:p>
        </w:tc>
        <w:tc>
          <w:tcPr>
            <w:tcW w:w="1274" w:type="dxa"/>
            <w:tcBorders/>
            <w:vAlign w:val="bottom"/>
          </w:tcPr>
          <w:p>
            <w:pPr>
              <w:pStyle w:val="Normal"/>
              <w:rPr/>
            </w:pPr>
            <w:r>
              <w:rPr/>
            </w:r>
          </w:p>
        </w:tc>
      </w:tr>
      <w:tr>
        <w:trPr>
          <w:trHeight w:val="256" w:hRule="atLeast"/>
        </w:trPr>
        <w:tc>
          <w:tcPr>
            <w:tcW w:w="1876" w:type="dxa"/>
            <w:tcBorders/>
            <w:vAlign w:val="bottom"/>
          </w:tcPr>
          <w:p>
            <w:pPr>
              <w:pStyle w:val="Normal"/>
              <w:rPr/>
            </w:pPr>
            <w:r>
              <w:rPr/>
              <w:t>effectINT</w:t>
            </w:r>
          </w:p>
        </w:tc>
        <w:tc>
          <w:tcPr>
            <w:tcW w:w="1097" w:type="dxa"/>
            <w:tcBorders/>
            <w:vAlign w:val="bottom"/>
          </w:tcPr>
          <w:p>
            <w:pPr>
              <w:pStyle w:val="Normal"/>
              <w:jc w:val="end"/>
              <w:rPr/>
            </w:pPr>
            <w:r>
              <w:rPr/>
              <w:t>-0.846</w:t>
            </w:r>
          </w:p>
        </w:tc>
        <w:tc>
          <w:tcPr>
            <w:tcW w:w="1281" w:type="dxa"/>
            <w:tcBorders/>
            <w:vAlign w:val="bottom"/>
          </w:tcPr>
          <w:p>
            <w:pPr>
              <w:pStyle w:val="Normal"/>
              <w:jc w:val="end"/>
              <w:rPr/>
            </w:pPr>
            <w:r>
              <w:rPr/>
              <w:t>0.345</w:t>
            </w:r>
          </w:p>
        </w:tc>
        <w:tc>
          <w:tcPr>
            <w:tcW w:w="1274" w:type="dxa"/>
            <w:tcBorders/>
            <w:vAlign w:val="bottom"/>
          </w:tcPr>
          <w:p>
            <w:pPr>
              <w:pStyle w:val="Normal"/>
              <w:jc w:val="end"/>
              <w:rPr/>
            </w:pPr>
            <w:r>
              <w:rPr/>
              <w:t>12.000</w:t>
            </w:r>
          </w:p>
        </w:tc>
        <w:tc>
          <w:tcPr>
            <w:tcW w:w="1276" w:type="dxa"/>
            <w:tcBorders/>
            <w:vAlign w:val="bottom"/>
          </w:tcPr>
          <w:p>
            <w:pPr>
              <w:pStyle w:val="Normal"/>
              <w:jc w:val="end"/>
              <w:rPr/>
            </w:pPr>
            <w:r>
              <w:rPr/>
              <w:t>-2.453</w:t>
            </w:r>
          </w:p>
        </w:tc>
        <w:tc>
          <w:tcPr>
            <w:tcW w:w="1281" w:type="dxa"/>
            <w:tcBorders/>
            <w:vAlign w:val="bottom"/>
          </w:tcPr>
          <w:p>
            <w:pPr>
              <w:pStyle w:val="Normal"/>
              <w:jc w:val="end"/>
              <w:rPr/>
            </w:pPr>
            <w:r>
              <w:rPr/>
              <w:t>0.030</w:t>
            </w:r>
          </w:p>
        </w:tc>
        <w:tc>
          <w:tcPr>
            <w:tcW w:w="1275" w:type="dxa"/>
            <w:tcBorders/>
            <w:vAlign w:val="bottom"/>
          </w:tcPr>
          <w:p>
            <w:pPr>
              <w:pStyle w:val="Normal"/>
              <w:rPr/>
            </w:pPr>
            <w:r>
              <w:rPr/>
              <w:t>stem</w:t>
            </w:r>
          </w:p>
        </w:tc>
        <w:tc>
          <w:tcPr>
            <w:tcW w:w="1274" w:type="dxa"/>
            <w:tcBorders/>
            <w:vAlign w:val="bottom"/>
          </w:tcPr>
          <w:p>
            <w:pPr>
              <w:pStyle w:val="Normal"/>
              <w:rPr/>
            </w:pPr>
            <w:r>
              <w:rPr/>
              <w:t>*</w:t>
            </w:r>
          </w:p>
        </w:tc>
      </w:tr>
      <w:tr>
        <w:trPr>
          <w:trHeight w:val="256" w:hRule="atLeast"/>
        </w:trPr>
        <w:tc>
          <w:tcPr>
            <w:tcW w:w="1876" w:type="dxa"/>
            <w:tcBorders/>
            <w:vAlign w:val="bottom"/>
          </w:tcPr>
          <w:p>
            <w:pPr>
              <w:pStyle w:val="Normal"/>
              <w:rPr/>
            </w:pPr>
            <w:r>
              <w:rPr/>
              <w:t>stem</w:t>
            </w:r>
          </w:p>
        </w:tc>
        <w:tc>
          <w:tcPr>
            <w:tcW w:w="1097" w:type="dxa"/>
            <w:tcBorders/>
            <w:vAlign w:val="bottom"/>
          </w:tcPr>
          <w:p>
            <w:pPr>
              <w:pStyle w:val="Normal"/>
              <w:jc w:val="end"/>
              <w:rPr/>
            </w:pPr>
            <w:r>
              <w:rPr/>
              <w:t>-1.394</w:t>
            </w:r>
          </w:p>
        </w:tc>
        <w:tc>
          <w:tcPr>
            <w:tcW w:w="1281" w:type="dxa"/>
            <w:tcBorders/>
            <w:vAlign w:val="bottom"/>
          </w:tcPr>
          <w:p>
            <w:pPr>
              <w:pStyle w:val="Normal"/>
              <w:jc w:val="end"/>
              <w:rPr/>
            </w:pPr>
            <w:r>
              <w:rPr/>
              <w:t>0.580</w:t>
            </w:r>
          </w:p>
        </w:tc>
        <w:tc>
          <w:tcPr>
            <w:tcW w:w="1274" w:type="dxa"/>
            <w:tcBorders/>
            <w:vAlign w:val="bottom"/>
          </w:tcPr>
          <w:p>
            <w:pPr>
              <w:pStyle w:val="Normal"/>
              <w:jc w:val="end"/>
              <w:rPr/>
            </w:pPr>
            <w:r>
              <w:rPr/>
              <w:t>21.440</w:t>
            </w:r>
          </w:p>
        </w:tc>
        <w:tc>
          <w:tcPr>
            <w:tcW w:w="1276" w:type="dxa"/>
            <w:tcBorders/>
            <w:vAlign w:val="bottom"/>
          </w:tcPr>
          <w:p>
            <w:pPr>
              <w:pStyle w:val="Normal"/>
              <w:jc w:val="end"/>
              <w:rPr/>
            </w:pPr>
            <w:r>
              <w:rPr/>
              <w:t>-2.406</w:t>
            </w:r>
          </w:p>
        </w:tc>
        <w:tc>
          <w:tcPr>
            <w:tcW w:w="1281" w:type="dxa"/>
            <w:tcBorders/>
            <w:vAlign w:val="bottom"/>
          </w:tcPr>
          <w:p>
            <w:pPr>
              <w:pStyle w:val="Normal"/>
              <w:jc w:val="end"/>
              <w:rPr/>
            </w:pPr>
            <w:r>
              <w:rPr/>
              <w:t>0.025</w:t>
            </w:r>
          </w:p>
        </w:tc>
        <w:tc>
          <w:tcPr>
            <w:tcW w:w="1275" w:type="dxa"/>
            <w:tcBorders/>
            <w:vAlign w:val="bottom"/>
          </w:tcPr>
          <w:p>
            <w:pPr>
              <w:pStyle w:val="Normal"/>
              <w:rPr/>
            </w:pPr>
            <w:r>
              <w:rPr/>
              <w:t>stem</w:t>
            </w:r>
          </w:p>
        </w:tc>
        <w:tc>
          <w:tcPr>
            <w:tcW w:w="1274" w:type="dxa"/>
            <w:tcBorders/>
            <w:vAlign w:val="bottom"/>
          </w:tcPr>
          <w:p>
            <w:pPr>
              <w:pStyle w:val="Normal"/>
              <w:rPr/>
            </w:pPr>
            <w:r>
              <w:rPr/>
              <w:t>*</w:t>
            </w:r>
          </w:p>
        </w:tc>
      </w:tr>
      <w:tr>
        <w:trPr>
          <w:trHeight w:val="256" w:hRule="atLeast"/>
        </w:trPr>
        <w:tc>
          <w:tcPr>
            <w:tcW w:w="1876" w:type="dxa"/>
            <w:tcBorders/>
            <w:vAlign w:val="bottom"/>
          </w:tcPr>
          <w:p>
            <w:pPr>
              <w:pStyle w:val="Normal"/>
              <w:rPr/>
            </w:pPr>
            <w:r>
              <w:rPr/>
              <w:t>effectINT:stem</w:t>
            </w:r>
          </w:p>
        </w:tc>
        <w:tc>
          <w:tcPr>
            <w:tcW w:w="1097" w:type="dxa"/>
            <w:tcBorders/>
            <w:vAlign w:val="bottom"/>
          </w:tcPr>
          <w:p>
            <w:pPr>
              <w:pStyle w:val="Normal"/>
              <w:jc w:val="end"/>
              <w:rPr/>
            </w:pPr>
            <w:r>
              <w:rPr/>
              <w:t>1.788</w:t>
            </w:r>
          </w:p>
        </w:tc>
        <w:tc>
          <w:tcPr>
            <w:tcW w:w="1281" w:type="dxa"/>
            <w:tcBorders/>
            <w:vAlign w:val="bottom"/>
          </w:tcPr>
          <w:p>
            <w:pPr>
              <w:pStyle w:val="Normal"/>
              <w:jc w:val="end"/>
              <w:rPr/>
            </w:pPr>
            <w:r>
              <w:rPr/>
              <w:t>0.663</w:t>
            </w:r>
          </w:p>
        </w:tc>
        <w:tc>
          <w:tcPr>
            <w:tcW w:w="1274" w:type="dxa"/>
            <w:tcBorders/>
            <w:vAlign w:val="bottom"/>
          </w:tcPr>
          <w:p>
            <w:pPr>
              <w:pStyle w:val="Normal"/>
              <w:jc w:val="end"/>
              <w:rPr/>
            </w:pPr>
            <w:r>
              <w:rPr/>
              <w:t>12.000</w:t>
            </w:r>
          </w:p>
        </w:tc>
        <w:tc>
          <w:tcPr>
            <w:tcW w:w="1276" w:type="dxa"/>
            <w:tcBorders/>
            <w:vAlign w:val="bottom"/>
          </w:tcPr>
          <w:p>
            <w:pPr>
              <w:pStyle w:val="Normal"/>
              <w:jc w:val="end"/>
              <w:rPr/>
            </w:pPr>
            <w:r>
              <w:rPr/>
              <w:t>2.696</w:t>
            </w:r>
          </w:p>
        </w:tc>
        <w:tc>
          <w:tcPr>
            <w:tcW w:w="1281" w:type="dxa"/>
            <w:tcBorders/>
            <w:vAlign w:val="bottom"/>
          </w:tcPr>
          <w:p>
            <w:pPr>
              <w:pStyle w:val="Normal"/>
              <w:jc w:val="end"/>
              <w:rPr/>
            </w:pPr>
            <w:r>
              <w:rPr/>
              <w:t>0.019</w:t>
            </w:r>
          </w:p>
        </w:tc>
        <w:tc>
          <w:tcPr>
            <w:tcW w:w="1275" w:type="dxa"/>
            <w:tcBorders/>
            <w:vAlign w:val="bottom"/>
          </w:tcPr>
          <w:p>
            <w:pPr>
              <w:pStyle w:val="Normal"/>
              <w:rPr/>
            </w:pPr>
            <w:r>
              <w:rPr/>
              <w:t>stem</w:t>
            </w:r>
          </w:p>
        </w:tc>
        <w:tc>
          <w:tcPr>
            <w:tcW w:w="1274" w:type="dxa"/>
            <w:tcBorders/>
            <w:vAlign w:val="bottom"/>
          </w:tcPr>
          <w:p>
            <w:pPr>
              <w:pStyle w:val="Normal"/>
              <w:rPr/>
            </w:pPr>
            <w:r>
              <w:rPr/>
              <w:t>*</w:t>
            </w:r>
          </w:p>
        </w:tc>
      </w:tr>
    </w:tbl>
    <w:p>
      <w:pPr>
        <w:pStyle w:val="Normal"/>
        <w:rPr/>
      </w:pPr>
      <w:r>
        <w:rPr/>
      </w:r>
    </w:p>
    <w:p>
      <w:pPr>
        <w:pStyle w:val="Normal"/>
        <w:rPr>
          <w:lang w:val="en-GB"/>
        </w:rPr>
      </w:pPr>
      <w:r>
        <w:rPr>
          <w:lang w:val="en-GB"/>
        </w:rPr>
        <w:br/>
        <w:br/>
        <w:br/>
        <w:br/>
        <w:br/>
        <w:br/>
        <w:br/>
        <w:br/>
        <w:br/>
        <w:br/>
        <w:br/>
        <w:br/>
      </w:r>
    </w:p>
    <w:tbl>
      <w:tblPr>
        <w:tblW w:w="10671" w:type="dxa"/>
        <w:jc w:val="start"/>
        <w:tblInd w:w="-30" w:type="dxa"/>
        <w:tblLayout w:type="fixed"/>
        <w:tblCellMar>
          <w:top w:w="0" w:type="dxa"/>
          <w:start w:w="30" w:type="dxa"/>
          <w:bottom w:w="0" w:type="dxa"/>
          <w:end w:w="30" w:type="dxa"/>
        </w:tblCellMar>
        <w:tblLook w:firstRow="0" w:noVBand="0" w:lastRow="0" w:firstColumn="0" w:lastColumn="0" w:noHBand="0" w:val="0000"/>
      </w:tblPr>
      <w:tblGrid>
        <w:gridCol w:w="1719"/>
        <w:gridCol w:w="1279"/>
        <w:gridCol w:w="1277"/>
        <w:gridCol w:w="1283"/>
        <w:gridCol w:w="1277"/>
        <w:gridCol w:w="1282"/>
        <w:gridCol w:w="1276"/>
        <w:gridCol w:w="1276"/>
      </w:tblGrid>
      <w:tr>
        <w:trPr>
          <w:trHeight w:val="256" w:hRule="atLeast"/>
        </w:trPr>
        <w:tc>
          <w:tcPr>
            <w:tcW w:w="1719" w:type="dxa"/>
            <w:tcBorders/>
            <w:vAlign w:val="bottom"/>
          </w:tcPr>
          <w:p>
            <w:pPr>
              <w:pStyle w:val="Normal"/>
              <w:rPr>
                <w:lang w:val="en-GB"/>
              </w:rPr>
            </w:pPr>
            <w:r>
              <w:rPr>
                <w:lang w:val="en-GB"/>
              </w:rPr>
              <w:t>Ds</w:t>
            </w:r>
          </w:p>
        </w:tc>
        <w:tc>
          <w:tcPr>
            <w:tcW w:w="1279" w:type="dxa"/>
            <w:tcBorders/>
            <w:vAlign w:val="bottom"/>
          </w:tcPr>
          <w:p>
            <w:pPr>
              <w:pStyle w:val="Normal"/>
              <w:rPr/>
            </w:pPr>
            <w:r>
              <w:rPr/>
              <w:t>Estimate</w:t>
            </w:r>
          </w:p>
        </w:tc>
        <w:tc>
          <w:tcPr>
            <w:tcW w:w="1277" w:type="dxa"/>
            <w:tcBorders/>
            <w:vAlign w:val="bottom"/>
          </w:tcPr>
          <w:p>
            <w:pPr>
              <w:pStyle w:val="Normal"/>
              <w:rPr/>
            </w:pPr>
            <w:r>
              <w:rPr/>
              <w:t>Std. Error</w:t>
            </w:r>
          </w:p>
        </w:tc>
        <w:tc>
          <w:tcPr>
            <w:tcW w:w="1283" w:type="dxa"/>
            <w:tcBorders/>
            <w:vAlign w:val="bottom"/>
          </w:tcPr>
          <w:p>
            <w:pPr>
              <w:pStyle w:val="Normal"/>
              <w:rPr/>
            </w:pPr>
            <w:r>
              <w:rPr/>
              <w:t>df</w:t>
            </w:r>
          </w:p>
        </w:tc>
        <w:tc>
          <w:tcPr>
            <w:tcW w:w="1277" w:type="dxa"/>
            <w:tcBorders/>
            <w:vAlign w:val="bottom"/>
          </w:tcPr>
          <w:p>
            <w:pPr>
              <w:pStyle w:val="Normal"/>
              <w:rPr/>
            </w:pPr>
            <w:r>
              <w:rPr/>
              <w:t>t value</w:t>
            </w:r>
          </w:p>
        </w:tc>
        <w:tc>
          <w:tcPr>
            <w:tcW w:w="1282" w:type="dxa"/>
            <w:tcBorders/>
            <w:vAlign w:val="bottom"/>
          </w:tcPr>
          <w:p>
            <w:pPr>
              <w:pStyle w:val="Normal"/>
              <w:rPr/>
            </w:pPr>
            <w:r>
              <w:rPr/>
              <w:t>Pr(&gt;|t|)</w:t>
            </w:r>
          </w:p>
        </w:tc>
        <w:tc>
          <w:tcPr>
            <w:tcW w:w="1276" w:type="dxa"/>
            <w:tcBorders/>
            <w:vAlign w:val="bottom"/>
          </w:tcPr>
          <w:p>
            <w:pPr>
              <w:pStyle w:val="Normal"/>
              <w:rPr/>
            </w:pPr>
            <w:r>
              <w:rPr/>
              <w:t>variable</w:t>
            </w:r>
          </w:p>
        </w:tc>
        <w:tc>
          <w:tcPr>
            <w:tcW w:w="1276" w:type="dxa"/>
            <w:tcBorders/>
            <w:vAlign w:val="bottom"/>
          </w:tcPr>
          <w:p>
            <w:pPr>
              <w:pStyle w:val="Normal"/>
              <w:rPr/>
            </w:pPr>
            <w:r>
              <w:rPr/>
              <w:t>Significance</w:t>
              <w:br/>
            </w:r>
          </w:p>
        </w:tc>
      </w:tr>
      <w:tr>
        <w:trPr>
          <w:trHeight w:val="256" w:hRule="atLeast"/>
        </w:trPr>
        <w:tc>
          <w:tcPr>
            <w:tcW w:w="1719" w:type="dxa"/>
            <w:tcBorders/>
            <w:vAlign w:val="bottom"/>
          </w:tcPr>
          <w:p>
            <w:pPr>
              <w:pStyle w:val="Normal"/>
              <w:rPr/>
            </w:pPr>
            <w:r>
              <w:rPr/>
              <w:t>(Intercept)</w:t>
            </w:r>
          </w:p>
        </w:tc>
        <w:tc>
          <w:tcPr>
            <w:tcW w:w="1279" w:type="dxa"/>
            <w:tcBorders/>
            <w:vAlign w:val="bottom"/>
          </w:tcPr>
          <w:p>
            <w:pPr>
              <w:pStyle w:val="Normal"/>
              <w:jc w:val="end"/>
              <w:rPr/>
            </w:pPr>
            <w:r>
              <w:rPr/>
              <w:t>74.370</w:t>
            </w:r>
          </w:p>
        </w:tc>
        <w:tc>
          <w:tcPr>
            <w:tcW w:w="1277" w:type="dxa"/>
            <w:tcBorders/>
            <w:vAlign w:val="bottom"/>
          </w:tcPr>
          <w:p>
            <w:pPr>
              <w:pStyle w:val="Normal"/>
              <w:jc w:val="end"/>
              <w:rPr/>
            </w:pPr>
            <w:r>
              <w:rPr/>
              <w:t>27.650</w:t>
            </w:r>
          </w:p>
        </w:tc>
        <w:tc>
          <w:tcPr>
            <w:tcW w:w="1283" w:type="dxa"/>
            <w:tcBorders/>
            <w:vAlign w:val="bottom"/>
          </w:tcPr>
          <w:p>
            <w:pPr>
              <w:pStyle w:val="Normal"/>
              <w:jc w:val="end"/>
              <w:rPr/>
            </w:pPr>
            <w:r>
              <w:rPr/>
              <w:t>23.125</w:t>
            </w:r>
          </w:p>
        </w:tc>
        <w:tc>
          <w:tcPr>
            <w:tcW w:w="1277" w:type="dxa"/>
            <w:tcBorders/>
            <w:vAlign w:val="bottom"/>
          </w:tcPr>
          <w:p>
            <w:pPr>
              <w:pStyle w:val="Normal"/>
              <w:jc w:val="end"/>
              <w:rPr/>
            </w:pPr>
            <w:r>
              <w:rPr/>
              <w:t>2.690</w:t>
            </w:r>
          </w:p>
        </w:tc>
        <w:tc>
          <w:tcPr>
            <w:tcW w:w="1282" w:type="dxa"/>
            <w:tcBorders/>
            <w:vAlign w:val="bottom"/>
          </w:tcPr>
          <w:p>
            <w:pPr>
              <w:pStyle w:val="Normal"/>
              <w:jc w:val="end"/>
              <w:rPr/>
            </w:pPr>
            <w:r>
              <w:rPr/>
              <w:t>0.013</w:t>
            </w:r>
          </w:p>
        </w:tc>
        <w:tc>
          <w:tcPr>
            <w:tcW w:w="1276" w:type="dxa"/>
            <w:tcBorders/>
            <w:vAlign w:val="bottom"/>
          </w:tcPr>
          <w:p>
            <w:pPr>
              <w:pStyle w:val="Normal"/>
              <w:rPr/>
            </w:pPr>
            <w:r>
              <w:rPr/>
              <w:t>area</w:t>
            </w:r>
          </w:p>
        </w:tc>
        <w:tc>
          <w:tcPr>
            <w:tcW w:w="1276" w:type="dxa"/>
            <w:tcBorders/>
            <w:vAlign w:val="bottom"/>
          </w:tcPr>
          <w:p>
            <w:pPr>
              <w:pStyle w:val="Normal"/>
              <w:rPr/>
            </w:pPr>
            <w:r>
              <w:rPr/>
            </w:r>
          </w:p>
        </w:tc>
      </w:tr>
      <w:tr>
        <w:trPr>
          <w:trHeight w:val="256" w:hRule="atLeast"/>
        </w:trPr>
        <w:tc>
          <w:tcPr>
            <w:tcW w:w="1719" w:type="dxa"/>
            <w:tcBorders/>
            <w:vAlign w:val="bottom"/>
          </w:tcPr>
          <w:p>
            <w:pPr>
              <w:pStyle w:val="Normal"/>
              <w:rPr/>
            </w:pPr>
            <w:r>
              <w:rPr/>
              <w:t>effectINT</w:t>
            </w:r>
          </w:p>
        </w:tc>
        <w:tc>
          <w:tcPr>
            <w:tcW w:w="1279" w:type="dxa"/>
            <w:tcBorders/>
            <w:vAlign w:val="bottom"/>
          </w:tcPr>
          <w:p>
            <w:pPr>
              <w:pStyle w:val="Normal"/>
              <w:jc w:val="end"/>
              <w:rPr/>
            </w:pPr>
            <w:r>
              <w:rPr/>
              <w:t>37.658</w:t>
            </w:r>
          </w:p>
        </w:tc>
        <w:tc>
          <w:tcPr>
            <w:tcW w:w="1277" w:type="dxa"/>
            <w:tcBorders/>
            <w:vAlign w:val="bottom"/>
          </w:tcPr>
          <w:p>
            <w:pPr>
              <w:pStyle w:val="Normal"/>
              <w:jc w:val="end"/>
              <w:rPr/>
            </w:pPr>
            <w:r>
              <w:rPr/>
              <w:t>35.096</w:t>
            </w:r>
          </w:p>
        </w:tc>
        <w:tc>
          <w:tcPr>
            <w:tcW w:w="1283" w:type="dxa"/>
            <w:tcBorders/>
            <w:vAlign w:val="bottom"/>
          </w:tcPr>
          <w:p>
            <w:pPr>
              <w:pStyle w:val="Normal"/>
              <w:jc w:val="end"/>
              <w:rPr/>
            </w:pPr>
            <w:r>
              <w:rPr/>
              <w:t>12.000</w:t>
            </w:r>
          </w:p>
        </w:tc>
        <w:tc>
          <w:tcPr>
            <w:tcW w:w="1277" w:type="dxa"/>
            <w:tcBorders/>
            <w:vAlign w:val="bottom"/>
          </w:tcPr>
          <w:p>
            <w:pPr>
              <w:pStyle w:val="Normal"/>
              <w:jc w:val="end"/>
              <w:rPr/>
            </w:pPr>
            <w:r>
              <w:rPr/>
              <w:t>1.073</w:t>
            </w:r>
          </w:p>
        </w:tc>
        <w:tc>
          <w:tcPr>
            <w:tcW w:w="1282" w:type="dxa"/>
            <w:tcBorders/>
            <w:vAlign w:val="bottom"/>
          </w:tcPr>
          <w:p>
            <w:pPr>
              <w:pStyle w:val="Normal"/>
              <w:jc w:val="end"/>
              <w:rPr/>
            </w:pPr>
            <w:r>
              <w:rPr/>
              <w:t>0.304</w:t>
            </w:r>
          </w:p>
        </w:tc>
        <w:tc>
          <w:tcPr>
            <w:tcW w:w="1276" w:type="dxa"/>
            <w:tcBorders/>
            <w:vAlign w:val="bottom"/>
          </w:tcPr>
          <w:p>
            <w:pPr>
              <w:pStyle w:val="Normal"/>
              <w:rPr/>
            </w:pPr>
            <w:r>
              <w:rPr/>
              <w:t>area</w:t>
            </w:r>
          </w:p>
        </w:tc>
        <w:tc>
          <w:tcPr>
            <w:tcW w:w="1276" w:type="dxa"/>
            <w:tcBorders/>
            <w:vAlign w:val="bottom"/>
          </w:tcPr>
          <w:p>
            <w:pPr>
              <w:pStyle w:val="Normal"/>
              <w:rPr/>
            </w:pPr>
            <w:r>
              <w:rPr/>
            </w:r>
          </w:p>
        </w:tc>
      </w:tr>
      <w:tr>
        <w:trPr>
          <w:trHeight w:val="256" w:hRule="atLeast"/>
        </w:trPr>
        <w:tc>
          <w:tcPr>
            <w:tcW w:w="1719" w:type="dxa"/>
            <w:tcBorders/>
            <w:vAlign w:val="bottom"/>
          </w:tcPr>
          <w:p>
            <w:pPr>
              <w:pStyle w:val="Normal"/>
              <w:rPr/>
            </w:pPr>
            <w:r>
              <w:rPr/>
              <w:t>area</w:t>
            </w:r>
          </w:p>
        </w:tc>
        <w:tc>
          <w:tcPr>
            <w:tcW w:w="1279" w:type="dxa"/>
            <w:tcBorders/>
            <w:vAlign w:val="bottom"/>
          </w:tcPr>
          <w:p>
            <w:pPr>
              <w:pStyle w:val="Normal"/>
              <w:jc w:val="end"/>
              <w:rPr/>
            </w:pPr>
            <w:r>
              <w:rPr/>
              <w:t>0.323</w:t>
            </w:r>
          </w:p>
        </w:tc>
        <w:tc>
          <w:tcPr>
            <w:tcW w:w="1277" w:type="dxa"/>
            <w:tcBorders/>
            <w:vAlign w:val="bottom"/>
          </w:tcPr>
          <w:p>
            <w:pPr>
              <w:pStyle w:val="Normal"/>
              <w:jc w:val="end"/>
              <w:rPr/>
            </w:pPr>
            <w:r>
              <w:rPr/>
              <w:t>0.304</w:t>
            </w:r>
          </w:p>
        </w:tc>
        <w:tc>
          <w:tcPr>
            <w:tcW w:w="1283" w:type="dxa"/>
            <w:tcBorders/>
            <w:vAlign w:val="bottom"/>
          </w:tcPr>
          <w:p>
            <w:pPr>
              <w:pStyle w:val="Normal"/>
              <w:jc w:val="end"/>
              <w:rPr/>
            </w:pPr>
            <w:r>
              <w:rPr/>
              <w:t>23.125</w:t>
            </w:r>
          </w:p>
        </w:tc>
        <w:tc>
          <w:tcPr>
            <w:tcW w:w="1277" w:type="dxa"/>
            <w:tcBorders/>
            <w:vAlign w:val="bottom"/>
          </w:tcPr>
          <w:p>
            <w:pPr>
              <w:pStyle w:val="Normal"/>
              <w:jc w:val="end"/>
              <w:rPr/>
            </w:pPr>
            <w:r>
              <w:rPr/>
              <w:t>1.065</w:t>
            </w:r>
          </w:p>
        </w:tc>
        <w:tc>
          <w:tcPr>
            <w:tcW w:w="1282" w:type="dxa"/>
            <w:tcBorders/>
            <w:vAlign w:val="bottom"/>
          </w:tcPr>
          <w:p>
            <w:pPr>
              <w:pStyle w:val="Normal"/>
              <w:jc w:val="end"/>
              <w:rPr/>
            </w:pPr>
            <w:r>
              <w:rPr/>
              <w:t>0.298</w:t>
            </w:r>
          </w:p>
        </w:tc>
        <w:tc>
          <w:tcPr>
            <w:tcW w:w="1276" w:type="dxa"/>
            <w:tcBorders/>
            <w:vAlign w:val="bottom"/>
          </w:tcPr>
          <w:p>
            <w:pPr>
              <w:pStyle w:val="Normal"/>
              <w:rPr/>
            </w:pPr>
            <w:r>
              <w:rPr/>
              <w:t>area</w:t>
            </w:r>
          </w:p>
        </w:tc>
        <w:tc>
          <w:tcPr>
            <w:tcW w:w="1276" w:type="dxa"/>
            <w:tcBorders/>
            <w:vAlign w:val="bottom"/>
          </w:tcPr>
          <w:p>
            <w:pPr>
              <w:pStyle w:val="Normal"/>
              <w:rPr/>
            </w:pPr>
            <w:r>
              <w:rPr/>
            </w:r>
          </w:p>
        </w:tc>
      </w:tr>
      <w:tr>
        <w:trPr>
          <w:trHeight w:val="256" w:hRule="atLeast"/>
        </w:trPr>
        <w:tc>
          <w:tcPr>
            <w:tcW w:w="1719" w:type="dxa"/>
            <w:tcBorders/>
            <w:vAlign w:val="bottom"/>
          </w:tcPr>
          <w:p>
            <w:pPr>
              <w:pStyle w:val="Normal"/>
              <w:rPr/>
            </w:pPr>
            <w:r>
              <w:rPr/>
              <w:t>effectINT:area</w:t>
            </w:r>
          </w:p>
        </w:tc>
        <w:tc>
          <w:tcPr>
            <w:tcW w:w="1279" w:type="dxa"/>
            <w:tcBorders/>
            <w:vAlign w:val="bottom"/>
          </w:tcPr>
          <w:p>
            <w:pPr>
              <w:pStyle w:val="Normal"/>
              <w:jc w:val="end"/>
              <w:rPr/>
            </w:pPr>
            <w:r>
              <w:rPr/>
              <w:t>-0.392</w:t>
            </w:r>
          </w:p>
        </w:tc>
        <w:tc>
          <w:tcPr>
            <w:tcW w:w="1277" w:type="dxa"/>
            <w:tcBorders/>
            <w:vAlign w:val="bottom"/>
          </w:tcPr>
          <w:p>
            <w:pPr>
              <w:pStyle w:val="Normal"/>
              <w:jc w:val="end"/>
              <w:rPr/>
            </w:pPr>
            <w:r>
              <w:rPr/>
              <w:t>0.385</w:t>
            </w:r>
          </w:p>
        </w:tc>
        <w:tc>
          <w:tcPr>
            <w:tcW w:w="1283" w:type="dxa"/>
            <w:tcBorders/>
            <w:vAlign w:val="bottom"/>
          </w:tcPr>
          <w:p>
            <w:pPr>
              <w:pStyle w:val="Normal"/>
              <w:jc w:val="end"/>
              <w:rPr/>
            </w:pPr>
            <w:r>
              <w:rPr/>
              <w:t>12.000</w:t>
            </w:r>
          </w:p>
        </w:tc>
        <w:tc>
          <w:tcPr>
            <w:tcW w:w="1277" w:type="dxa"/>
            <w:tcBorders/>
            <w:vAlign w:val="bottom"/>
          </w:tcPr>
          <w:p>
            <w:pPr>
              <w:pStyle w:val="Normal"/>
              <w:jc w:val="end"/>
              <w:rPr/>
            </w:pPr>
            <w:r>
              <w:rPr/>
              <w:t>-1.017</w:t>
            </w:r>
          </w:p>
        </w:tc>
        <w:tc>
          <w:tcPr>
            <w:tcW w:w="1282" w:type="dxa"/>
            <w:tcBorders/>
            <w:vAlign w:val="bottom"/>
          </w:tcPr>
          <w:p>
            <w:pPr>
              <w:pStyle w:val="Normal"/>
              <w:jc w:val="end"/>
              <w:rPr/>
            </w:pPr>
            <w:r>
              <w:rPr/>
              <w:t>0.329</w:t>
            </w:r>
          </w:p>
        </w:tc>
        <w:tc>
          <w:tcPr>
            <w:tcW w:w="1276" w:type="dxa"/>
            <w:tcBorders/>
            <w:vAlign w:val="bottom"/>
          </w:tcPr>
          <w:p>
            <w:pPr>
              <w:pStyle w:val="Normal"/>
              <w:rPr/>
            </w:pPr>
            <w:r>
              <w:rPr/>
              <w:t>area</w:t>
            </w:r>
          </w:p>
        </w:tc>
        <w:tc>
          <w:tcPr>
            <w:tcW w:w="1276" w:type="dxa"/>
            <w:tcBorders/>
            <w:vAlign w:val="bottom"/>
          </w:tcPr>
          <w:p>
            <w:pPr>
              <w:pStyle w:val="Normal"/>
              <w:rPr/>
            </w:pPr>
            <w:r>
              <w:rPr/>
            </w:r>
          </w:p>
        </w:tc>
      </w:tr>
      <w:tr>
        <w:trPr>
          <w:trHeight w:val="256" w:hRule="atLeast"/>
        </w:trPr>
        <w:tc>
          <w:tcPr>
            <w:tcW w:w="1719" w:type="dxa"/>
            <w:tcBorders/>
            <w:vAlign w:val="bottom"/>
          </w:tcPr>
          <w:p>
            <w:pPr>
              <w:pStyle w:val="Normal"/>
              <w:rPr/>
            </w:pPr>
            <w:r>
              <w:rPr/>
              <w:t>(Intercept)</w:t>
            </w:r>
          </w:p>
        </w:tc>
        <w:tc>
          <w:tcPr>
            <w:tcW w:w="1279" w:type="dxa"/>
            <w:tcBorders/>
            <w:vAlign w:val="bottom"/>
          </w:tcPr>
          <w:p>
            <w:pPr>
              <w:pStyle w:val="Normal"/>
              <w:jc w:val="end"/>
              <w:rPr/>
            </w:pPr>
            <w:r>
              <w:rPr/>
              <w:t>169.659</w:t>
            </w:r>
          </w:p>
        </w:tc>
        <w:tc>
          <w:tcPr>
            <w:tcW w:w="1277" w:type="dxa"/>
            <w:tcBorders/>
            <w:vAlign w:val="bottom"/>
          </w:tcPr>
          <w:p>
            <w:pPr>
              <w:pStyle w:val="Normal"/>
              <w:jc w:val="end"/>
              <w:rPr/>
            </w:pPr>
            <w:r>
              <w:rPr/>
              <w:t>36.436</w:t>
            </w:r>
          </w:p>
        </w:tc>
        <w:tc>
          <w:tcPr>
            <w:tcW w:w="1283" w:type="dxa"/>
            <w:tcBorders/>
            <w:vAlign w:val="bottom"/>
          </w:tcPr>
          <w:p>
            <w:pPr>
              <w:pStyle w:val="Normal"/>
              <w:jc w:val="end"/>
              <w:rPr/>
            </w:pPr>
            <w:r>
              <w:rPr/>
              <w:t>23.113</w:t>
            </w:r>
          </w:p>
        </w:tc>
        <w:tc>
          <w:tcPr>
            <w:tcW w:w="1277" w:type="dxa"/>
            <w:tcBorders/>
            <w:vAlign w:val="bottom"/>
          </w:tcPr>
          <w:p>
            <w:pPr>
              <w:pStyle w:val="Normal"/>
              <w:jc w:val="end"/>
              <w:rPr/>
            </w:pPr>
            <w:r>
              <w:rPr/>
              <w:t>4.656</w:t>
            </w:r>
          </w:p>
        </w:tc>
        <w:tc>
          <w:tcPr>
            <w:tcW w:w="1282" w:type="dxa"/>
            <w:tcBorders/>
            <w:vAlign w:val="bottom"/>
          </w:tcPr>
          <w:p>
            <w:pPr>
              <w:pStyle w:val="Normal"/>
              <w:jc w:val="end"/>
              <w:rPr/>
            </w:pPr>
            <w:r>
              <w:rPr/>
              <w:t>0.000</w:t>
            </w:r>
          </w:p>
        </w:tc>
        <w:tc>
          <w:tcPr>
            <w:tcW w:w="1276" w:type="dxa"/>
            <w:tcBorders/>
            <w:vAlign w:val="bottom"/>
          </w:tcPr>
          <w:p>
            <w:pPr>
              <w:pStyle w:val="Normal"/>
              <w:rPr/>
            </w:pPr>
            <w:r>
              <w:rPr/>
              <w:t>ldmc</w:t>
            </w:r>
          </w:p>
        </w:tc>
        <w:tc>
          <w:tcPr>
            <w:tcW w:w="1276" w:type="dxa"/>
            <w:tcBorders/>
            <w:vAlign w:val="bottom"/>
          </w:tcPr>
          <w:p>
            <w:pPr>
              <w:pStyle w:val="Normal"/>
              <w:rPr/>
            </w:pPr>
            <w:r>
              <w:rPr/>
            </w:r>
          </w:p>
        </w:tc>
      </w:tr>
      <w:tr>
        <w:trPr>
          <w:trHeight w:val="256" w:hRule="atLeast"/>
        </w:trPr>
        <w:tc>
          <w:tcPr>
            <w:tcW w:w="1719" w:type="dxa"/>
            <w:tcBorders/>
            <w:vAlign w:val="bottom"/>
          </w:tcPr>
          <w:p>
            <w:pPr>
              <w:pStyle w:val="Normal"/>
              <w:rPr/>
            </w:pPr>
            <w:r>
              <w:rPr/>
              <w:t>effectINT</w:t>
            </w:r>
          </w:p>
        </w:tc>
        <w:tc>
          <w:tcPr>
            <w:tcW w:w="1279" w:type="dxa"/>
            <w:tcBorders/>
            <w:vAlign w:val="bottom"/>
          </w:tcPr>
          <w:p>
            <w:pPr>
              <w:pStyle w:val="Normal"/>
              <w:jc w:val="end"/>
              <w:rPr/>
            </w:pPr>
            <w:r>
              <w:rPr/>
              <w:t>-64.383</w:t>
            </w:r>
          </w:p>
        </w:tc>
        <w:tc>
          <w:tcPr>
            <w:tcW w:w="1277" w:type="dxa"/>
            <w:tcBorders/>
            <w:vAlign w:val="bottom"/>
          </w:tcPr>
          <w:p>
            <w:pPr>
              <w:pStyle w:val="Normal"/>
              <w:jc w:val="end"/>
              <w:rPr/>
            </w:pPr>
            <w:r>
              <w:rPr/>
              <w:t>46.206</w:t>
            </w:r>
          </w:p>
        </w:tc>
        <w:tc>
          <w:tcPr>
            <w:tcW w:w="1283" w:type="dxa"/>
            <w:tcBorders/>
            <w:vAlign w:val="bottom"/>
          </w:tcPr>
          <w:p>
            <w:pPr>
              <w:pStyle w:val="Normal"/>
              <w:jc w:val="end"/>
              <w:rPr/>
            </w:pPr>
            <w:r>
              <w:rPr/>
              <w:t>12.000</w:t>
            </w:r>
          </w:p>
        </w:tc>
        <w:tc>
          <w:tcPr>
            <w:tcW w:w="1277" w:type="dxa"/>
            <w:tcBorders/>
            <w:vAlign w:val="bottom"/>
          </w:tcPr>
          <w:p>
            <w:pPr>
              <w:pStyle w:val="Normal"/>
              <w:jc w:val="end"/>
              <w:rPr/>
            </w:pPr>
            <w:r>
              <w:rPr/>
              <w:t>-1.393</w:t>
            </w:r>
          </w:p>
        </w:tc>
        <w:tc>
          <w:tcPr>
            <w:tcW w:w="1282" w:type="dxa"/>
            <w:tcBorders/>
            <w:vAlign w:val="bottom"/>
          </w:tcPr>
          <w:p>
            <w:pPr>
              <w:pStyle w:val="Normal"/>
              <w:jc w:val="end"/>
              <w:rPr/>
            </w:pPr>
            <w:r>
              <w:rPr/>
              <w:t>0.189</w:t>
            </w:r>
          </w:p>
        </w:tc>
        <w:tc>
          <w:tcPr>
            <w:tcW w:w="1276" w:type="dxa"/>
            <w:tcBorders/>
            <w:vAlign w:val="bottom"/>
          </w:tcPr>
          <w:p>
            <w:pPr>
              <w:pStyle w:val="Normal"/>
              <w:rPr/>
            </w:pPr>
            <w:r>
              <w:rPr/>
              <w:t>ldmc</w:t>
            </w:r>
          </w:p>
        </w:tc>
        <w:tc>
          <w:tcPr>
            <w:tcW w:w="1276" w:type="dxa"/>
            <w:tcBorders/>
            <w:vAlign w:val="bottom"/>
          </w:tcPr>
          <w:p>
            <w:pPr>
              <w:pStyle w:val="Normal"/>
              <w:rPr/>
            </w:pPr>
            <w:r>
              <w:rPr/>
            </w:r>
          </w:p>
        </w:tc>
      </w:tr>
      <w:tr>
        <w:trPr>
          <w:trHeight w:val="256" w:hRule="atLeast"/>
        </w:trPr>
        <w:tc>
          <w:tcPr>
            <w:tcW w:w="1719" w:type="dxa"/>
            <w:tcBorders/>
            <w:vAlign w:val="bottom"/>
          </w:tcPr>
          <w:p>
            <w:pPr>
              <w:pStyle w:val="Normal"/>
              <w:rPr/>
            </w:pPr>
            <w:r>
              <w:rPr/>
              <w:t>ldmc</w:t>
            </w:r>
          </w:p>
        </w:tc>
        <w:tc>
          <w:tcPr>
            <w:tcW w:w="1279" w:type="dxa"/>
            <w:tcBorders/>
            <w:vAlign w:val="bottom"/>
          </w:tcPr>
          <w:p>
            <w:pPr>
              <w:pStyle w:val="Normal"/>
              <w:jc w:val="end"/>
              <w:rPr/>
            </w:pPr>
            <w:r>
              <w:rPr/>
              <w:t>-213.392</w:t>
            </w:r>
          </w:p>
        </w:tc>
        <w:tc>
          <w:tcPr>
            <w:tcW w:w="1277" w:type="dxa"/>
            <w:tcBorders/>
            <w:vAlign w:val="bottom"/>
          </w:tcPr>
          <w:p>
            <w:pPr>
              <w:pStyle w:val="Normal"/>
              <w:jc w:val="end"/>
              <w:rPr/>
            </w:pPr>
            <w:r>
              <w:rPr/>
              <w:t>111.025</w:t>
            </w:r>
          </w:p>
        </w:tc>
        <w:tc>
          <w:tcPr>
            <w:tcW w:w="1283" w:type="dxa"/>
            <w:tcBorders/>
            <w:vAlign w:val="bottom"/>
          </w:tcPr>
          <w:p>
            <w:pPr>
              <w:pStyle w:val="Normal"/>
              <w:jc w:val="end"/>
              <w:rPr/>
            </w:pPr>
            <w:r>
              <w:rPr/>
              <w:t>23.113</w:t>
            </w:r>
          </w:p>
        </w:tc>
        <w:tc>
          <w:tcPr>
            <w:tcW w:w="1277" w:type="dxa"/>
            <w:tcBorders/>
            <w:vAlign w:val="bottom"/>
          </w:tcPr>
          <w:p>
            <w:pPr>
              <w:pStyle w:val="Normal"/>
              <w:jc w:val="end"/>
              <w:rPr/>
            </w:pPr>
            <w:r>
              <w:rPr/>
              <w:t>-1.922</w:t>
            </w:r>
          </w:p>
        </w:tc>
        <w:tc>
          <w:tcPr>
            <w:tcW w:w="1282" w:type="dxa"/>
            <w:tcBorders/>
            <w:vAlign w:val="bottom"/>
          </w:tcPr>
          <w:p>
            <w:pPr>
              <w:pStyle w:val="Normal"/>
              <w:jc w:val="end"/>
              <w:rPr/>
            </w:pPr>
            <w:r>
              <w:rPr/>
              <w:t>0.067</w:t>
            </w:r>
          </w:p>
        </w:tc>
        <w:tc>
          <w:tcPr>
            <w:tcW w:w="1276" w:type="dxa"/>
            <w:tcBorders/>
            <w:vAlign w:val="bottom"/>
          </w:tcPr>
          <w:p>
            <w:pPr>
              <w:pStyle w:val="Normal"/>
              <w:rPr/>
            </w:pPr>
            <w:r>
              <w:rPr/>
              <w:t>ldmc</w:t>
            </w:r>
          </w:p>
        </w:tc>
        <w:tc>
          <w:tcPr>
            <w:tcW w:w="1276" w:type="dxa"/>
            <w:tcBorders/>
            <w:vAlign w:val="bottom"/>
          </w:tcPr>
          <w:p>
            <w:pPr>
              <w:pStyle w:val="Normal"/>
              <w:rPr/>
            </w:pPr>
            <w:r>
              <w:rPr/>
              <w:t>.</w:t>
            </w:r>
          </w:p>
        </w:tc>
      </w:tr>
      <w:tr>
        <w:trPr>
          <w:trHeight w:val="256" w:hRule="atLeast"/>
        </w:trPr>
        <w:tc>
          <w:tcPr>
            <w:tcW w:w="1719" w:type="dxa"/>
            <w:tcBorders/>
            <w:vAlign w:val="bottom"/>
          </w:tcPr>
          <w:p>
            <w:pPr>
              <w:pStyle w:val="Normal"/>
              <w:rPr/>
            </w:pPr>
            <w:r>
              <w:rPr/>
              <w:t>effectINT:ldmc</w:t>
            </w:r>
          </w:p>
        </w:tc>
        <w:tc>
          <w:tcPr>
            <w:tcW w:w="1279" w:type="dxa"/>
            <w:tcBorders/>
            <w:vAlign w:val="bottom"/>
          </w:tcPr>
          <w:p>
            <w:pPr>
              <w:pStyle w:val="Normal"/>
              <w:jc w:val="end"/>
              <w:rPr/>
            </w:pPr>
            <w:r>
              <w:rPr/>
              <w:t>216.250</w:t>
            </w:r>
          </w:p>
        </w:tc>
        <w:tc>
          <w:tcPr>
            <w:tcW w:w="1277" w:type="dxa"/>
            <w:tcBorders/>
            <w:vAlign w:val="bottom"/>
          </w:tcPr>
          <w:p>
            <w:pPr>
              <w:pStyle w:val="Normal"/>
              <w:jc w:val="end"/>
              <w:rPr/>
            </w:pPr>
            <w:r>
              <w:rPr/>
              <w:t>140.793</w:t>
            </w:r>
          </w:p>
        </w:tc>
        <w:tc>
          <w:tcPr>
            <w:tcW w:w="1283" w:type="dxa"/>
            <w:tcBorders/>
            <w:vAlign w:val="bottom"/>
          </w:tcPr>
          <w:p>
            <w:pPr>
              <w:pStyle w:val="Normal"/>
              <w:jc w:val="end"/>
              <w:rPr/>
            </w:pPr>
            <w:r>
              <w:rPr/>
              <w:t>12.000</w:t>
            </w:r>
          </w:p>
        </w:tc>
        <w:tc>
          <w:tcPr>
            <w:tcW w:w="1277" w:type="dxa"/>
            <w:tcBorders/>
            <w:vAlign w:val="bottom"/>
          </w:tcPr>
          <w:p>
            <w:pPr>
              <w:pStyle w:val="Normal"/>
              <w:jc w:val="end"/>
              <w:rPr/>
            </w:pPr>
            <w:r>
              <w:rPr/>
              <w:t>1.536</w:t>
            </w:r>
          </w:p>
        </w:tc>
        <w:tc>
          <w:tcPr>
            <w:tcW w:w="1282" w:type="dxa"/>
            <w:tcBorders/>
            <w:vAlign w:val="bottom"/>
          </w:tcPr>
          <w:p>
            <w:pPr>
              <w:pStyle w:val="Normal"/>
              <w:jc w:val="end"/>
              <w:rPr/>
            </w:pPr>
            <w:r>
              <w:rPr/>
              <w:t>0.150</w:t>
            </w:r>
          </w:p>
        </w:tc>
        <w:tc>
          <w:tcPr>
            <w:tcW w:w="1276" w:type="dxa"/>
            <w:tcBorders/>
            <w:vAlign w:val="bottom"/>
          </w:tcPr>
          <w:p>
            <w:pPr>
              <w:pStyle w:val="Normal"/>
              <w:rPr/>
            </w:pPr>
            <w:r>
              <w:rPr/>
              <w:t>ldmc</w:t>
            </w:r>
          </w:p>
        </w:tc>
        <w:tc>
          <w:tcPr>
            <w:tcW w:w="1276" w:type="dxa"/>
            <w:tcBorders/>
            <w:vAlign w:val="bottom"/>
          </w:tcPr>
          <w:p>
            <w:pPr>
              <w:pStyle w:val="Normal"/>
              <w:rPr/>
            </w:pPr>
            <w:r>
              <w:rPr/>
            </w:r>
          </w:p>
        </w:tc>
      </w:tr>
      <w:tr>
        <w:trPr>
          <w:trHeight w:val="256" w:hRule="atLeast"/>
        </w:trPr>
        <w:tc>
          <w:tcPr>
            <w:tcW w:w="1719" w:type="dxa"/>
            <w:tcBorders/>
            <w:vAlign w:val="bottom"/>
          </w:tcPr>
          <w:p>
            <w:pPr>
              <w:pStyle w:val="Normal"/>
              <w:rPr/>
            </w:pPr>
            <w:r>
              <w:rPr/>
              <w:t>(Intercept)</w:t>
            </w:r>
          </w:p>
        </w:tc>
        <w:tc>
          <w:tcPr>
            <w:tcW w:w="1279" w:type="dxa"/>
            <w:tcBorders/>
            <w:vAlign w:val="bottom"/>
          </w:tcPr>
          <w:p>
            <w:pPr>
              <w:pStyle w:val="Normal"/>
              <w:jc w:val="end"/>
              <w:rPr/>
            </w:pPr>
            <w:r>
              <w:rPr/>
              <w:t>165.729</w:t>
            </w:r>
          </w:p>
        </w:tc>
        <w:tc>
          <w:tcPr>
            <w:tcW w:w="1277" w:type="dxa"/>
            <w:tcBorders/>
            <w:vAlign w:val="bottom"/>
          </w:tcPr>
          <w:p>
            <w:pPr>
              <w:pStyle w:val="Normal"/>
              <w:jc w:val="end"/>
              <w:rPr/>
            </w:pPr>
            <w:r>
              <w:rPr/>
              <w:t>26.022</w:t>
            </w:r>
          </w:p>
        </w:tc>
        <w:tc>
          <w:tcPr>
            <w:tcW w:w="1283" w:type="dxa"/>
            <w:tcBorders/>
            <w:vAlign w:val="bottom"/>
          </w:tcPr>
          <w:p>
            <w:pPr>
              <w:pStyle w:val="Normal"/>
              <w:jc w:val="end"/>
              <w:rPr/>
            </w:pPr>
            <w:r>
              <w:rPr/>
              <w:t>23.542</w:t>
            </w:r>
          </w:p>
        </w:tc>
        <w:tc>
          <w:tcPr>
            <w:tcW w:w="1277" w:type="dxa"/>
            <w:tcBorders/>
            <w:vAlign w:val="bottom"/>
          </w:tcPr>
          <w:p>
            <w:pPr>
              <w:pStyle w:val="Normal"/>
              <w:jc w:val="end"/>
              <w:rPr/>
            </w:pPr>
            <w:r>
              <w:rPr/>
              <w:t>6.369</w:t>
            </w:r>
          </w:p>
        </w:tc>
        <w:tc>
          <w:tcPr>
            <w:tcW w:w="1282" w:type="dxa"/>
            <w:tcBorders/>
            <w:vAlign w:val="bottom"/>
          </w:tcPr>
          <w:p>
            <w:pPr>
              <w:pStyle w:val="Normal"/>
              <w:jc w:val="end"/>
              <w:rPr/>
            </w:pPr>
            <w:r>
              <w:rPr/>
              <w:t>0.000</w:t>
            </w:r>
          </w:p>
        </w:tc>
        <w:tc>
          <w:tcPr>
            <w:tcW w:w="1276" w:type="dxa"/>
            <w:tcBorders/>
            <w:vAlign w:val="bottom"/>
          </w:tcPr>
          <w:p>
            <w:pPr>
              <w:pStyle w:val="Normal"/>
              <w:rPr/>
            </w:pPr>
            <w:r>
              <w:rPr/>
              <w:t>lma</w:t>
            </w:r>
          </w:p>
        </w:tc>
        <w:tc>
          <w:tcPr>
            <w:tcW w:w="1276" w:type="dxa"/>
            <w:tcBorders/>
            <w:vAlign w:val="bottom"/>
          </w:tcPr>
          <w:p>
            <w:pPr>
              <w:pStyle w:val="Normal"/>
              <w:rPr/>
            </w:pPr>
            <w:r>
              <w:rPr/>
            </w:r>
          </w:p>
        </w:tc>
      </w:tr>
      <w:tr>
        <w:trPr>
          <w:trHeight w:val="256" w:hRule="atLeast"/>
        </w:trPr>
        <w:tc>
          <w:tcPr>
            <w:tcW w:w="1719" w:type="dxa"/>
            <w:tcBorders/>
            <w:vAlign w:val="bottom"/>
          </w:tcPr>
          <w:p>
            <w:pPr>
              <w:pStyle w:val="Normal"/>
              <w:rPr/>
            </w:pPr>
            <w:r>
              <w:rPr/>
              <w:t>effectINT</w:t>
            </w:r>
          </w:p>
        </w:tc>
        <w:tc>
          <w:tcPr>
            <w:tcW w:w="1279" w:type="dxa"/>
            <w:tcBorders/>
            <w:vAlign w:val="bottom"/>
          </w:tcPr>
          <w:p>
            <w:pPr>
              <w:pStyle w:val="Normal"/>
              <w:jc w:val="end"/>
              <w:rPr/>
            </w:pPr>
            <w:r>
              <w:rPr/>
              <w:t>-51.138</w:t>
            </w:r>
          </w:p>
        </w:tc>
        <w:tc>
          <w:tcPr>
            <w:tcW w:w="1277" w:type="dxa"/>
            <w:tcBorders/>
            <w:vAlign w:val="bottom"/>
          </w:tcPr>
          <w:p>
            <w:pPr>
              <w:pStyle w:val="Normal"/>
              <w:jc w:val="end"/>
              <w:rPr/>
            </w:pPr>
            <w:r>
              <w:rPr/>
              <w:t>34.138</w:t>
            </w:r>
          </w:p>
        </w:tc>
        <w:tc>
          <w:tcPr>
            <w:tcW w:w="1283" w:type="dxa"/>
            <w:tcBorders/>
            <w:vAlign w:val="bottom"/>
          </w:tcPr>
          <w:p>
            <w:pPr>
              <w:pStyle w:val="Normal"/>
              <w:jc w:val="end"/>
              <w:rPr/>
            </w:pPr>
            <w:r>
              <w:rPr/>
              <w:t>12.000</w:t>
            </w:r>
          </w:p>
        </w:tc>
        <w:tc>
          <w:tcPr>
            <w:tcW w:w="1277" w:type="dxa"/>
            <w:tcBorders/>
            <w:vAlign w:val="bottom"/>
          </w:tcPr>
          <w:p>
            <w:pPr>
              <w:pStyle w:val="Normal"/>
              <w:jc w:val="end"/>
              <w:rPr/>
            </w:pPr>
            <w:r>
              <w:rPr/>
              <w:t>-1.498</w:t>
            </w:r>
          </w:p>
        </w:tc>
        <w:tc>
          <w:tcPr>
            <w:tcW w:w="1282" w:type="dxa"/>
            <w:tcBorders/>
            <w:vAlign w:val="bottom"/>
          </w:tcPr>
          <w:p>
            <w:pPr>
              <w:pStyle w:val="Normal"/>
              <w:jc w:val="end"/>
              <w:rPr/>
            </w:pPr>
            <w:r>
              <w:rPr/>
              <w:t>0.160</w:t>
            </w:r>
          </w:p>
        </w:tc>
        <w:tc>
          <w:tcPr>
            <w:tcW w:w="1276" w:type="dxa"/>
            <w:tcBorders/>
            <w:vAlign w:val="bottom"/>
          </w:tcPr>
          <w:p>
            <w:pPr>
              <w:pStyle w:val="Normal"/>
              <w:rPr/>
            </w:pPr>
            <w:r>
              <w:rPr/>
              <w:t>lma</w:t>
            </w:r>
          </w:p>
        </w:tc>
        <w:tc>
          <w:tcPr>
            <w:tcW w:w="1276" w:type="dxa"/>
            <w:tcBorders/>
            <w:vAlign w:val="bottom"/>
          </w:tcPr>
          <w:p>
            <w:pPr>
              <w:pStyle w:val="Normal"/>
              <w:rPr/>
            </w:pPr>
            <w:r>
              <w:rPr/>
            </w:r>
          </w:p>
        </w:tc>
      </w:tr>
      <w:tr>
        <w:trPr>
          <w:trHeight w:val="256" w:hRule="atLeast"/>
        </w:trPr>
        <w:tc>
          <w:tcPr>
            <w:tcW w:w="1719" w:type="dxa"/>
            <w:tcBorders/>
            <w:vAlign w:val="bottom"/>
          </w:tcPr>
          <w:p>
            <w:pPr>
              <w:pStyle w:val="Normal"/>
              <w:rPr/>
            </w:pPr>
            <w:r>
              <w:rPr/>
              <w:t>lma</w:t>
            </w:r>
          </w:p>
        </w:tc>
        <w:tc>
          <w:tcPr>
            <w:tcW w:w="1279" w:type="dxa"/>
            <w:tcBorders/>
            <w:vAlign w:val="bottom"/>
          </w:tcPr>
          <w:p>
            <w:pPr>
              <w:pStyle w:val="Normal"/>
              <w:jc w:val="end"/>
              <w:rPr/>
            </w:pPr>
            <w:r>
              <w:rPr/>
              <w:t>-10,357.189</w:t>
            </w:r>
          </w:p>
        </w:tc>
        <w:tc>
          <w:tcPr>
            <w:tcW w:w="1277" w:type="dxa"/>
            <w:tcBorders/>
            <w:vAlign w:val="bottom"/>
          </w:tcPr>
          <w:p>
            <w:pPr>
              <w:pStyle w:val="Normal"/>
              <w:jc w:val="end"/>
              <w:rPr/>
            </w:pPr>
            <w:r>
              <w:rPr/>
              <w:t>3,976.900</w:t>
            </w:r>
          </w:p>
        </w:tc>
        <w:tc>
          <w:tcPr>
            <w:tcW w:w="1283" w:type="dxa"/>
            <w:tcBorders/>
            <w:vAlign w:val="bottom"/>
          </w:tcPr>
          <w:p>
            <w:pPr>
              <w:pStyle w:val="Normal"/>
              <w:jc w:val="end"/>
              <w:rPr/>
            </w:pPr>
            <w:r>
              <w:rPr/>
              <w:t>23.542</w:t>
            </w:r>
          </w:p>
        </w:tc>
        <w:tc>
          <w:tcPr>
            <w:tcW w:w="1277" w:type="dxa"/>
            <w:tcBorders/>
            <w:vAlign w:val="bottom"/>
          </w:tcPr>
          <w:p>
            <w:pPr>
              <w:pStyle w:val="Normal"/>
              <w:jc w:val="end"/>
              <w:rPr/>
            </w:pPr>
            <w:r>
              <w:rPr/>
              <w:t>-2.604</w:t>
            </w:r>
          </w:p>
        </w:tc>
        <w:tc>
          <w:tcPr>
            <w:tcW w:w="1282" w:type="dxa"/>
            <w:tcBorders/>
            <w:vAlign w:val="bottom"/>
          </w:tcPr>
          <w:p>
            <w:pPr>
              <w:pStyle w:val="Normal"/>
              <w:jc w:val="end"/>
              <w:rPr/>
            </w:pPr>
            <w:r>
              <w:rPr/>
              <w:t>0.016</w:t>
            </w:r>
          </w:p>
        </w:tc>
        <w:tc>
          <w:tcPr>
            <w:tcW w:w="1276" w:type="dxa"/>
            <w:tcBorders/>
            <w:vAlign w:val="bottom"/>
          </w:tcPr>
          <w:p>
            <w:pPr>
              <w:pStyle w:val="Normal"/>
              <w:rPr/>
            </w:pPr>
            <w:r>
              <w:rPr/>
              <w:t>lma</w:t>
            </w:r>
          </w:p>
        </w:tc>
        <w:tc>
          <w:tcPr>
            <w:tcW w:w="1276" w:type="dxa"/>
            <w:tcBorders/>
            <w:vAlign w:val="bottom"/>
          </w:tcPr>
          <w:p>
            <w:pPr>
              <w:pStyle w:val="Normal"/>
              <w:rPr/>
            </w:pPr>
            <w:r>
              <w:rPr/>
              <w:t>*</w:t>
            </w:r>
          </w:p>
        </w:tc>
      </w:tr>
      <w:tr>
        <w:trPr>
          <w:trHeight w:val="256" w:hRule="atLeast"/>
        </w:trPr>
        <w:tc>
          <w:tcPr>
            <w:tcW w:w="1719" w:type="dxa"/>
            <w:tcBorders/>
            <w:vAlign w:val="bottom"/>
          </w:tcPr>
          <w:p>
            <w:pPr>
              <w:pStyle w:val="Normal"/>
              <w:rPr/>
            </w:pPr>
            <w:r>
              <w:rPr/>
              <w:t>effectINT:lma</w:t>
            </w:r>
          </w:p>
        </w:tc>
        <w:tc>
          <w:tcPr>
            <w:tcW w:w="1279" w:type="dxa"/>
            <w:tcBorders/>
            <w:vAlign w:val="bottom"/>
          </w:tcPr>
          <w:p>
            <w:pPr>
              <w:pStyle w:val="Normal"/>
              <w:jc w:val="end"/>
              <w:rPr/>
            </w:pPr>
            <w:r>
              <w:rPr/>
              <w:t>8,992.057</w:t>
            </w:r>
          </w:p>
        </w:tc>
        <w:tc>
          <w:tcPr>
            <w:tcW w:w="1277" w:type="dxa"/>
            <w:tcBorders/>
            <w:vAlign w:val="bottom"/>
          </w:tcPr>
          <w:p>
            <w:pPr>
              <w:pStyle w:val="Normal"/>
              <w:jc w:val="end"/>
              <w:rPr/>
            </w:pPr>
            <w:r>
              <w:rPr/>
              <w:t>5,217.142</w:t>
            </w:r>
          </w:p>
        </w:tc>
        <w:tc>
          <w:tcPr>
            <w:tcW w:w="1283" w:type="dxa"/>
            <w:tcBorders/>
            <w:vAlign w:val="bottom"/>
          </w:tcPr>
          <w:p>
            <w:pPr>
              <w:pStyle w:val="Normal"/>
              <w:jc w:val="end"/>
              <w:rPr/>
            </w:pPr>
            <w:r>
              <w:rPr/>
              <w:t>12.000</w:t>
            </w:r>
          </w:p>
        </w:tc>
        <w:tc>
          <w:tcPr>
            <w:tcW w:w="1277" w:type="dxa"/>
            <w:tcBorders/>
            <w:vAlign w:val="bottom"/>
          </w:tcPr>
          <w:p>
            <w:pPr>
              <w:pStyle w:val="Normal"/>
              <w:jc w:val="end"/>
              <w:rPr/>
            </w:pPr>
            <w:r>
              <w:rPr/>
              <w:t>1.724</w:t>
            </w:r>
          </w:p>
        </w:tc>
        <w:tc>
          <w:tcPr>
            <w:tcW w:w="1282" w:type="dxa"/>
            <w:tcBorders/>
            <w:vAlign w:val="bottom"/>
          </w:tcPr>
          <w:p>
            <w:pPr>
              <w:pStyle w:val="Normal"/>
              <w:jc w:val="end"/>
              <w:rPr/>
            </w:pPr>
            <w:r>
              <w:rPr/>
              <w:t>0.110</w:t>
            </w:r>
          </w:p>
        </w:tc>
        <w:tc>
          <w:tcPr>
            <w:tcW w:w="1276" w:type="dxa"/>
            <w:tcBorders/>
            <w:vAlign w:val="bottom"/>
          </w:tcPr>
          <w:p>
            <w:pPr>
              <w:pStyle w:val="Normal"/>
              <w:rPr/>
            </w:pPr>
            <w:r>
              <w:rPr/>
              <w:t>lma</w:t>
            </w:r>
          </w:p>
        </w:tc>
        <w:tc>
          <w:tcPr>
            <w:tcW w:w="1276" w:type="dxa"/>
            <w:tcBorders/>
            <w:vAlign w:val="bottom"/>
          </w:tcPr>
          <w:p>
            <w:pPr>
              <w:pStyle w:val="Normal"/>
              <w:rPr/>
            </w:pPr>
            <w:r>
              <w:rPr/>
            </w:r>
          </w:p>
        </w:tc>
      </w:tr>
      <w:tr>
        <w:trPr>
          <w:trHeight w:val="256" w:hRule="atLeast"/>
        </w:trPr>
        <w:tc>
          <w:tcPr>
            <w:tcW w:w="1719" w:type="dxa"/>
            <w:tcBorders/>
            <w:vAlign w:val="bottom"/>
          </w:tcPr>
          <w:p>
            <w:pPr>
              <w:pStyle w:val="Normal"/>
              <w:rPr/>
            </w:pPr>
            <w:r>
              <w:rPr/>
              <w:t>(Intercept)</w:t>
            </w:r>
          </w:p>
        </w:tc>
        <w:tc>
          <w:tcPr>
            <w:tcW w:w="1279" w:type="dxa"/>
            <w:tcBorders/>
            <w:vAlign w:val="bottom"/>
          </w:tcPr>
          <w:p>
            <w:pPr>
              <w:pStyle w:val="Normal"/>
              <w:jc w:val="end"/>
              <w:rPr/>
            </w:pPr>
            <w:r>
              <w:rPr/>
              <w:t>101.937</w:t>
            </w:r>
          </w:p>
        </w:tc>
        <w:tc>
          <w:tcPr>
            <w:tcW w:w="1277" w:type="dxa"/>
            <w:tcBorders/>
            <w:vAlign w:val="bottom"/>
          </w:tcPr>
          <w:p>
            <w:pPr>
              <w:pStyle w:val="Normal"/>
              <w:jc w:val="end"/>
              <w:rPr/>
            </w:pPr>
            <w:r>
              <w:rPr/>
              <w:t>8.488</w:t>
            </w:r>
          </w:p>
        </w:tc>
        <w:tc>
          <w:tcPr>
            <w:tcW w:w="1283" w:type="dxa"/>
            <w:tcBorders/>
            <w:vAlign w:val="bottom"/>
          </w:tcPr>
          <w:p>
            <w:pPr>
              <w:pStyle w:val="Normal"/>
              <w:jc w:val="end"/>
              <w:rPr/>
            </w:pPr>
            <w:r>
              <w:rPr/>
              <w:t>19.423</w:t>
            </w:r>
          </w:p>
        </w:tc>
        <w:tc>
          <w:tcPr>
            <w:tcW w:w="1277" w:type="dxa"/>
            <w:tcBorders/>
            <w:vAlign w:val="bottom"/>
          </w:tcPr>
          <w:p>
            <w:pPr>
              <w:pStyle w:val="Normal"/>
              <w:jc w:val="end"/>
              <w:rPr/>
            </w:pPr>
            <w:r>
              <w:rPr/>
              <w:t>12.010</w:t>
            </w:r>
          </w:p>
        </w:tc>
        <w:tc>
          <w:tcPr>
            <w:tcW w:w="1282" w:type="dxa"/>
            <w:tcBorders/>
            <w:vAlign w:val="bottom"/>
          </w:tcPr>
          <w:p>
            <w:pPr>
              <w:pStyle w:val="Normal"/>
              <w:jc w:val="end"/>
              <w:rPr/>
            </w:pPr>
            <w:r>
              <w:rPr/>
              <w:t>0.000</w:t>
            </w:r>
          </w:p>
        </w:tc>
        <w:tc>
          <w:tcPr>
            <w:tcW w:w="1276" w:type="dxa"/>
            <w:tcBorders/>
            <w:vAlign w:val="bottom"/>
          </w:tcPr>
          <w:p>
            <w:pPr>
              <w:pStyle w:val="Normal"/>
              <w:rPr/>
            </w:pPr>
            <w:r>
              <w:rPr/>
              <w:t>pc_axis</w:t>
            </w:r>
          </w:p>
        </w:tc>
        <w:tc>
          <w:tcPr>
            <w:tcW w:w="1276" w:type="dxa"/>
            <w:tcBorders/>
            <w:vAlign w:val="bottom"/>
          </w:tcPr>
          <w:p>
            <w:pPr>
              <w:pStyle w:val="Normal"/>
              <w:rPr/>
            </w:pPr>
            <w:r>
              <w:rPr/>
            </w:r>
          </w:p>
        </w:tc>
      </w:tr>
      <w:tr>
        <w:trPr>
          <w:trHeight w:val="256" w:hRule="atLeast"/>
        </w:trPr>
        <w:tc>
          <w:tcPr>
            <w:tcW w:w="1719" w:type="dxa"/>
            <w:tcBorders/>
            <w:vAlign w:val="bottom"/>
          </w:tcPr>
          <w:p>
            <w:pPr>
              <w:pStyle w:val="Normal"/>
              <w:rPr/>
            </w:pPr>
            <w:r>
              <w:rPr/>
              <w:t>effectINT</w:t>
            </w:r>
          </w:p>
        </w:tc>
        <w:tc>
          <w:tcPr>
            <w:tcW w:w="1279" w:type="dxa"/>
            <w:tcBorders/>
            <w:vAlign w:val="bottom"/>
          </w:tcPr>
          <w:p>
            <w:pPr>
              <w:pStyle w:val="Normal"/>
              <w:jc w:val="end"/>
              <w:rPr/>
            </w:pPr>
            <w:r>
              <w:rPr/>
              <w:t>4.246</w:t>
            </w:r>
          </w:p>
        </w:tc>
        <w:tc>
          <w:tcPr>
            <w:tcW w:w="1277" w:type="dxa"/>
            <w:tcBorders/>
            <w:vAlign w:val="bottom"/>
          </w:tcPr>
          <w:p>
            <w:pPr>
              <w:pStyle w:val="Normal"/>
              <w:jc w:val="end"/>
              <w:rPr/>
            </w:pPr>
            <w:r>
              <w:rPr/>
              <w:t>9.571</w:t>
            </w:r>
          </w:p>
        </w:tc>
        <w:tc>
          <w:tcPr>
            <w:tcW w:w="1283" w:type="dxa"/>
            <w:tcBorders/>
            <w:vAlign w:val="bottom"/>
          </w:tcPr>
          <w:p>
            <w:pPr>
              <w:pStyle w:val="Normal"/>
              <w:jc w:val="end"/>
              <w:rPr/>
            </w:pPr>
            <w:r>
              <w:rPr/>
              <w:t>11.000</w:t>
            </w:r>
          </w:p>
        </w:tc>
        <w:tc>
          <w:tcPr>
            <w:tcW w:w="1277" w:type="dxa"/>
            <w:tcBorders/>
            <w:vAlign w:val="bottom"/>
          </w:tcPr>
          <w:p>
            <w:pPr>
              <w:pStyle w:val="Normal"/>
              <w:jc w:val="end"/>
              <w:rPr/>
            </w:pPr>
            <w:r>
              <w:rPr/>
              <w:t>0.444</w:t>
            </w:r>
          </w:p>
        </w:tc>
        <w:tc>
          <w:tcPr>
            <w:tcW w:w="1282" w:type="dxa"/>
            <w:tcBorders/>
            <w:vAlign w:val="bottom"/>
          </w:tcPr>
          <w:p>
            <w:pPr>
              <w:pStyle w:val="Normal"/>
              <w:jc w:val="end"/>
              <w:rPr/>
            </w:pPr>
            <w:r>
              <w:rPr/>
              <w:t>0.666</w:t>
            </w:r>
          </w:p>
        </w:tc>
        <w:tc>
          <w:tcPr>
            <w:tcW w:w="1276" w:type="dxa"/>
            <w:tcBorders/>
            <w:vAlign w:val="bottom"/>
          </w:tcPr>
          <w:p>
            <w:pPr>
              <w:pStyle w:val="Normal"/>
              <w:rPr/>
            </w:pPr>
            <w:r>
              <w:rPr/>
              <w:t>pc_axis</w:t>
            </w:r>
          </w:p>
        </w:tc>
        <w:tc>
          <w:tcPr>
            <w:tcW w:w="1276" w:type="dxa"/>
            <w:tcBorders/>
            <w:vAlign w:val="bottom"/>
          </w:tcPr>
          <w:p>
            <w:pPr>
              <w:pStyle w:val="Normal"/>
              <w:rPr/>
            </w:pPr>
            <w:r>
              <w:rPr/>
            </w:r>
          </w:p>
        </w:tc>
      </w:tr>
      <w:tr>
        <w:trPr>
          <w:trHeight w:val="256" w:hRule="atLeast"/>
        </w:trPr>
        <w:tc>
          <w:tcPr>
            <w:tcW w:w="1719" w:type="dxa"/>
            <w:tcBorders/>
            <w:vAlign w:val="bottom"/>
          </w:tcPr>
          <w:p>
            <w:pPr>
              <w:pStyle w:val="Normal"/>
              <w:rPr/>
            </w:pPr>
            <w:r>
              <w:rPr/>
              <w:t>PC1</w:t>
            </w:r>
          </w:p>
        </w:tc>
        <w:tc>
          <w:tcPr>
            <w:tcW w:w="1279" w:type="dxa"/>
            <w:tcBorders/>
            <w:vAlign w:val="bottom"/>
          </w:tcPr>
          <w:p>
            <w:pPr>
              <w:pStyle w:val="Normal"/>
              <w:jc w:val="end"/>
              <w:rPr/>
            </w:pPr>
            <w:r>
              <w:rPr/>
              <w:t>-14.173</w:t>
            </w:r>
          </w:p>
        </w:tc>
        <w:tc>
          <w:tcPr>
            <w:tcW w:w="1277" w:type="dxa"/>
            <w:tcBorders/>
            <w:vAlign w:val="bottom"/>
          </w:tcPr>
          <w:p>
            <w:pPr>
              <w:pStyle w:val="Normal"/>
              <w:jc w:val="end"/>
              <w:rPr/>
            </w:pPr>
            <w:r>
              <w:rPr/>
              <w:t>5.278</w:t>
            </w:r>
          </w:p>
        </w:tc>
        <w:tc>
          <w:tcPr>
            <w:tcW w:w="1283" w:type="dxa"/>
            <w:tcBorders/>
            <w:vAlign w:val="bottom"/>
          </w:tcPr>
          <w:p>
            <w:pPr>
              <w:pStyle w:val="Normal"/>
              <w:jc w:val="end"/>
              <w:rPr/>
            </w:pPr>
            <w:r>
              <w:rPr/>
              <w:t>19.423</w:t>
            </w:r>
          </w:p>
        </w:tc>
        <w:tc>
          <w:tcPr>
            <w:tcW w:w="1277" w:type="dxa"/>
            <w:tcBorders/>
            <w:vAlign w:val="bottom"/>
          </w:tcPr>
          <w:p>
            <w:pPr>
              <w:pStyle w:val="Normal"/>
              <w:jc w:val="end"/>
              <w:rPr/>
            </w:pPr>
            <w:r>
              <w:rPr/>
              <w:t>-2.685</w:t>
            </w:r>
          </w:p>
        </w:tc>
        <w:tc>
          <w:tcPr>
            <w:tcW w:w="1282" w:type="dxa"/>
            <w:tcBorders/>
            <w:vAlign w:val="bottom"/>
          </w:tcPr>
          <w:p>
            <w:pPr>
              <w:pStyle w:val="Normal"/>
              <w:jc w:val="end"/>
              <w:rPr/>
            </w:pPr>
            <w:r>
              <w:rPr/>
              <w:t>0.014</w:t>
            </w:r>
          </w:p>
        </w:tc>
        <w:tc>
          <w:tcPr>
            <w:tcW w:w="1276" w:type="dxa"/>
            <w:tcBorders/>
            <w:vAlign w:val="bottom"/>
          </w:tcPr>
          <w:p>
            <w:pPr>
              <w:pStyle w:val="Normal"/>
              <w:rPr/>
            </w:pPr>
            <w:r>
              <w:rPr/>
              <w:t>pc_axis</w:t>
            </w:r>
          </w:p>
        </w:tc>
        <w:tc>
          <w:tcPr>
            <w:tcW w:w="1276" w:type="dxa"/>
            <w:tcBorders/>
            <w:vAlign w:val="bottom"/>
          </w:tcPr>
          <w:p>
            <w:pPr>
              <w:pStyle w:val="Normal"/>
              <w:rPr/>
            </w:pPr>
            <w:r>
              <w:rPr/>
              <w:t>*</w:t>
            </w:r>
          </w:p>
        </w:tc>
      </w:tr>
      <w:tr>
        <w:trPr>
          <w:trHeight w:val="256" w:hRule="atLeast"/>
        </w:trPr>
        <w:tc>
          <w:tcPr>
            <w:tcW w:w="1719" w:type="dxa"/>
            <w:tcBorders/>
            <w:vAlign w:val="bottom"/>
          </w:tcPr>
          <w:p>
            <w:pPr>
              <w:pStyle w:val="Normal"/>
              <w:rPr/>
            </w:pPr>
            <w:r>
              <w:rPr/>
              <w:t>PC2</w:t>
            </w:r>
          </w:p>
        </w:tc>
        <w:tc>
          <w:tcPr>
            <w:tcW w:w="1279" w:type="dxa"/>
            <w:tcBorders/>
            <w:vAlign w:val="bottom"/>
          </w:tcPr>
          <w:p>
            <w:pPr>
              <w:pStyle w:val="Normal"/>
              <w:jc w:val="end"/>
              <w:rPr/>
            </w:pPr>
            <w:r>
              <w:rPr/>
              <w:t>16.088</w:t>
            </w:r>
          </w:p>
        </w:tc>
        <w:tc>
          <w:tcPr>
            <w:tcW w:w="1277" w:type="dxa"/>
            <w:tcBorders/>
            <w:vAlign w:val="bottom"/>
          </w:tcPr>
          <w:p>
            <w:pPr>
              <w:pStyle w:val="Normal"/>
              <w:jc w:val="end"/>
              <w:rPr/>
            </w:pPr>
            <w:r>
              <w:rPr/>
              <w:t>8.343</w:t>
            </w:r>
          </w:p>
        </w:tc>
        <w:tc>
          <w:tcPr>
            <w:tcW w:w="1283" w:type="dxa"/>
            <w:tcBorders/>
            <w:vAlign w:val="bottom"/>
          </w:tcPr>
          <w:p>
            <w:pPr>
              <w:pStyle w:val="Normal"/>
              <w:jc w:val="end"/>
              <w:rPr/>
            </w:pPr>
            <w:r>
              <w:rPr/>
              <w:t>19.423</w:t>
            </w:r>
          </w:p>
        </w:tc>
        <w:tc>
          <w:tcPr>
            <w:tcW w:w="1277" w:type="dxa"/>
            <w:tcBorders/>
            <w:vAlign w:val="bottom"/>
          </w:tcPr>
          <w:p>
            <w:pPr>
              <w:pStyle w:val="Normal"/>
              <w:jc w:val="end"/>
              <w:rPr/>
            </w:pPr>
            <w:r>
              <w:rPr/>
              <w:t>1.928</w:t>
            </w:r>
          </w:p>
        </w:tc>
        <w:tc>
          <w:tcPr>
            <w:tcW w:w="1282" w:type="dxa"/>
            <w:tcBorders/>
            <w:vAlign w:val="bottom"/>
          </w:tcPr>
          <w:p>
            <w:pPr>
              <w:pStyle w:val="Normal"/>
              <w:jc w:val="end"/>
              <w:rPr/>
            </w:pPr>
            <w:r>
              <w:rPr/>
              <w:t>0.069</w:t>
            </w:r>
          </w:p>
        </w:tc>
        <w:tc>
          <w:tcPr>
            <w:tcW w:w="1276" w:type="dxa"/>
            <w:tcBorders/>
            <w:vAlign w:val="bottom"/>
          </w:tcPr>
          <w:p>
            <w:pPr>
              <w:pStyle w:val="Normal"/>
              <w:rPr/>
            </w:pPr>
            <w:r>
              <w:rPr/>
              <w:t>pc_axis</w:t>
            </w:r>
          </w:p>
        </w:tc>
        <w:tc>
          <w:tcPr>
            <w:tcW w:w="1276" w:type="dxa"/>
            <w:tcBorders/>
            <w:vAlign w:val="bottom"/>
          </w:tcPr>
          <w:p>
            <w:pPr>
              <w:pStyle w:val="Normal"/>
              <w:rPr/>
            </w:pPr>
            <w:r>
              <w:rPr/>
              <w:t>.</w:t>
            </w:r>
          </w:p>
        </w:tc>
      </w:tr>
      <w:tr>
        <w:trPr>
          <w:trHeight w:val="256" w:hRule="atLeast"/>
        </w:trPr>
        <w:tc>
          <w:tcPr>
            <w:tcW w:w="1719" w:type="dxa"/>
            <w:tcBorders/>
            <w:vAlign w:val="bottom"/>
          </w:tcPr>
          <w:p>
            <w:pPr>
              <w:pStyle w:val="Normal"/>
              <w:rPr/>
            </w:pPr>
            <w:r>
              <w:rPr/>
              <w:t>effectINT:PC1</w:t>
            </w:r>
          </w:p>
        </w:tc>
        <w:tc>
          <w:tcPr>
            <w:tcW w:w="1279" w:type="dxa"/>
            <w:tcBorders/>
            <w:vAlign w:val="bottom"/>
          </w:tcPr>
          <w:p>
            <w:pPr>
              <w:pStyle w:val="Normal"/>
              <w:jc w:val="end"/>
              <w:rPr/>
            </w:pPr>
            <w:r>
              <w:rPr/>
              <w:t>15.264</w:t>
            </w:r>
          </w:p>
        </w:tc>
        <w:tc>
          <w:tcPr>
            <w:tcW w:w="1277" w:type="dxa"/>
            <w:tcBorders/>
            <w:vAlign w:val="bottom"/>
          </w:tcPr>
          <w:p>
            <w:pPr>
              <w:pStyle w:val="Normal"/>
              <w:jc w:val="end"/>
              <w:rPr/>
            </w:pPr>
            <w:r>
              <w:rPr/>
              <w:t>5.952</w:t>
            </w:r>
          </w:p>
        </w:tc>
        <w:tc>
          <w:tcPr>
            <w:tcW w:w="1283" w:type="dxa"/>
            <w:tcBorders/>
            <w:vAlign w:val="bottom"/>
          </w:tcPr>
          <w:p>
            <w:pPr>
              <w:pStyle w:val="Normal"/>
              <w:jc w:val="end"/>
              <w:rPr/>
            </w:pPr>
            <w:r>
              <w:rPr/>
              <w:t>11.000</w:t>
            </w:r>
          </w:p>
        </w:tc>
        <w:tc>
          <w:tcPr>
            <w:tcW w:w="1277" w:type="dxa"/>
            <w:tcBorders/>
            <w:vAlign w:val="bottom"/>
          </w:tcPr>
          <w:p>
            <w:pPr>
              <w:pStyle w:val="Normal"/>
              <w:jc w:val="end"/>
              <w:rPr/>
            </w:pPr>
            <w:r>
              <w:rPr/>
              <w:t>2.565</w:t>
            </w:r>
          </w:p>
        </w:tc>
        <w:tc>
          <w:tcPr>
            <w:tcW w:w="1282" w:type="dxa"/>
            <w:tcBorders/>
            <w:vAlign w:val="bottom"/>
          </w:tcPr>
          <w:p>
            <w:pPr>
              <w:pStyle w:val="Normal"/>
              <w:jc w:val="end"/>
              <w:rPr/>
            </w:pPr>
            <w:r>
              <w:rPr/>
              <w:t>0.026</w:t>
            </w:r>
          </w:p>
        </w:tc>
        <w:tc>
          <w:tcPr>
            <w:tcW w:w="1276" w:type="dxa"/>
            <w:tcBorders/>
            <w:vAlign w:val="bottom"/>
          </w:tcPr>
          <w:p>
            <w:pPr>
              <w:pStyle w:val="Normal"/>
              <w:rPr/>
            </w:pPr>
            <w:r>
              <w:rPr/>
              <w:t>pc_axis</w:t>
            </w:r>
          </w:p>
        </w:tc>
        <w:tc>
          <w:tcPr>
            <w:tcW w:w="1276" w:type="dxa"/>
            <w:tcBorders/>
            <w:vAlign w:val="bottom"/>
          </w:tcPr>
          <w:p>
            <w:pPr>
              <w:pStyle w:val="Normal"/>
              <w:rPr/>
            </w:pPr>
            <w:r>
              <w:rPr/>
              <w:t>*</w:t>
            </w:r>
          </w:p>
        </w:tc>
      </w:tr>
      <w:tr>
        <w:trPr>
          <w:trHeight w:val="256" w:hRule="atLeast"/>
        </w:trPr>
        <w:tc>
          <w:tcPr>
            <w:tcW w:w="1719" w:type="dxa"/>
            <w:tcBorders/>
            <w:vAlign w:val="bottom"/>
          </w:tcPr>
          <w:p>
            <w:pPr>
              <w:pStyle w:val="Normal"/>
              <w:rPr/>
            </w:pPr>
            <w:r>
              <w:rPr/>
              <w:t>effectINT:PC2</w:t>
            </w:r>
          </w:p>
        </w:tc>
        <w:tc>
          <w:tcPr>
            <w:tcW w:w="1279" w:type="dxa"/>
            <w:tcBorders/>
            <w:vAlign w:val="bottom"/>
          </w:tcPr>
          <w:p>
            <w:pPr>
              <w:pStyle w:val="Normal"/>
              <w:jc w:val="end"/>
              <w:rPr/>
            </w:pPr>
            <w:r>
              <w:rPr/>
              <w:t>-19.120</w:t>
            </w:r>
          </w:p>
        </w:tc>
        <w:tc>
          <w:tcPr>
            <w:tcW w:w="1277" w:type="dxa"/>
            <w:tcBorders/>
            <w:vAlign w:val="bottom"/>
          </w:tcPr>
          <w:p>
            <w:pPr>
              <w:pStyle w:val="Normal"/>
              <w:jc w:val="end"/>
              <w:rPr/>
            </w:pPr>
            <w:r>
              <w:rPr/>
              <w:t>9.407</w:t>
            </w:r>
          </w:p>
        </w:tc>
        <w:tc>
          <w:tcPr>
            <w:tcW w:w="1283" w:type="dxa"/>
            <w:tcBorders/>
            <w:vAlign w:val="bottom"/>
          </w:tcPr>
          <w:p>
            <w:pPr>
              <w:pStyle w:val="Normal"/>
              <w:jc w:val="end"/>
              <w:rPr/>
            </w:pPr>
            <w:r>
              <w:rPr/>
              <w:t>11.000</w:t>
            </w:r>
          </w:p>
        </w:tc>
        <w:tc>
          <w:tcPr>
            <w:tcW w:w="1277" w:type="dxa"/>
            <w:tcBorders/>
            <w:vAlign w:val="bottom"/>
          </w:tcPr>
          <w:p>
            <w:pPr>
              <w:pStyle w:val="Normal"/>
              <w:jc w:val="end"/>
              <w:rPr/>
            </w:pPr>
            <w:r>
              <w:rPr/>
              <w:t>-2.033</w:t>
            </w:r>
          </w:p>
        </w:tc>
        <w:tc>
          <w:tcPr>
            <w:tcW w:w="1282" w:type="dxa"/>
            <w:tcBorders/>
            <w:vAlign w:val="bottom"/>
          </w:tcPr>
          <w:p>
            <w:pPr>
              <w:pStyle w:val="Normal"/>
              <w:jc w:val="end"/>
              <w:rPr/>
            </w:pPr>
            <w:r>
              <w:rPr/>
              <w:t>0.067</w:t>
            </w:r>
          </w:p>
        </w:tc>
        <w:tc>
          <w:tcPr>
            <w:tcW w:w="1276" w:type="dxa"/>
            <w:tcBorders/>
            <w:vAlign w:val="bottom"/>
          </w:tcPr>
          <w:p>
            <w:pPr>
              <w:pStyle w:val="Normal"/>
              <w:rPr/>
            </w:pPr>
            <w:r>
              <w:rPr/>
              <w:t>pc_axis</w:t>
            </w:r>
          </w:p>
        </w:tc>
        <w:tc>
          <w:tcPr>
            <w:tcW w:w="1276" w:type="dxa"/>
            <w:tcBorders/>
            <w:vAlign w:val="bottom"/>
          </w:tcPr>
          <w:p>
            <w:pPr>
              <w:pStyle w:val="Normal"/>
              <w:rPr/>
            </w:pPr>
            <w:r>
              <w:rPr/>
              <w:t>.</w:t>
            </w:r>
          </w:p>
        </w:tc>
      </w:tr>
      <w:tr>
        <w:trPr>
          <w:trHeight w:val="256" w:hRule="atLeast"/>
        </w:trPr>
        <w:tc>
          <w:tcPr>
            <w:tcW w:w="1719" w:type="dxa"/>
            <w:tcBorders/>
            <w:vAlign w:val="bottom"/>
          </w:tcPr>
          <w:p>
            <w:pPr>
              <w:pStyle w:val="Normal"/>
              <w:rPr/>
            </w:pPr>
            <w:r>
              <w:rPr/>
              <w:t>(Intercept)</w:t>
            </w:r>
          </w:p>
        </w:tc>
        <w:tc>
          <w:tcPr>
            <w:tcW w:w="1279" w:type="dxa"/>
            <w:tcBorders/>
            <w:vAlign w:val="bottom"/>
          </w:tcPr>
          <w:p>
            <w:pPr>
              <w:pStyle w:val="Normal"/>
              <w:jc w:val="end"/>
              <w:rPr/>
            </w:pPr>
            <w:r>
              <w:rPr/>
              <w:t>127.175</w:t>
            </w:r>
          </w:p>
        </w:tc>
        <w:tc>
          <w:tcPr>
            <w:tcW w:w="1277" w:type="dxa"/>
            <w:tcBorders/>
            <w:vAlign w:val="bottom"/>
          </w:tcPr>
          <w:p>
            <w:pPr>
              <w:pStyle w:val="Normal"/>
              <w:jc w:val="end"/>
              <w:rPr/>
            </w:pPr>
            <w:r>
              <w:rPr/>
              <w:t>18.258</w:t>
            </w:r>
          </w:p>
        </w:tc>
        <w:tc>
          <w:tcPr>
            <w:tcW w:w="1283" w:type="dxa"/>
            <w:tcBorders/>
            <w:vAlign w:val="bottom"/>
          </w:tcPr>
          <w:p>
            <w:pPr>
              <w:pStyle w:val="Normal"/>
              <w:jc w:val="end"/>
              <w:rPr/>
            </w:pPr>
            <w:r>
              <w:rPr/>
              <w:t>22.661</w:t>
            </w:r>
          </w:p>
        </w:tc>
        <w:tc>
          <w:tcPr>
            <w:tcW w:w="1277" w:type="dxa"/>
            <w:tcBorders/>
            <w:vAlign w:val="bottom"/>
          </w:tcPr>
          <w:p>
            <w:pPr>
              <w:pStyle w:val="Normal"/>
              <w:jc w:val="end"/>
              <w:rPr/>
            </w:pPr>
            <w:r>
              <w:rPr/>
              <w:t>6.966</w:t>
            </w:r>
          </w:p>
        </w:tc>
        <w:tc>
          <w:tcPr>
            <w:tcW w:w="1282" w:type="dxa"/>
            <w:tcBorders/>
            <w:vAlign w:val="bottom"/>
          </w:tcPr>
          <w:p>
            <w:pPr>
              <w:pStyle w:val="Normal"/>
              <w:jc w:val="end"/>
              <w:rPr/>
            </w:pPr>
            <w:r>
              <w:rPr/>
              <w:t>0.000</w:t>
            </w:r>
          </w:p>
        </w:tc>
        <w:tc>
          <w:tcPr>
            <w:tcW w:w="1276" w:type="dxa"/>
            <w:tcBorders/>
            <w:vAlign w:val="bottom"/>
          </w:tcPr>
          <w:p>
            <w:pPr>
              <w:pStyle w:val="Normal"/>
              <w:rPr/>
            </w:pPr>
            <w:r>
              <w:rPr/>
              <w:t>root_f</w:t>
            </w:r>
          </w:p>
        </w:tc>
        <w:tc>
          <w:tcPr>
            <w:tcW w:w="1276" w:type="dxa"/>
            <w:tcBorders/>
            <w:vAlign w:val="bottom"/>
          </w:tcPr>
          <w:p>
            <w:pPr>
              <w:pStyle w:val="Normal"/>
              <w:rPr/>
            </w:pPr>
            <w:r>
              <w:rPr/>
            </w:r>
          </w:p>
        </w:tc>
      </w:tr>
      <w:tr>
        <w:trPr>
          <w:trHeight w:val="256" w:hRule="atLeast"/>
        </w:trPr>
        <w:tc>
          <w:tcPr>
            <w:tcW w:w="1719" w:type="dxa"/>
            <w:tcBorders/>
            <w:vAlign w:val="bottom"/>
          </w:tcPr>
          <w:p>
            <w:pPr>
              <w:pStyle w:val="Normal"/>
              <w:rPr/>
            </w:pPr>
            <w:r>
              <w:rPr/>
              <w:t>effectINT</w:t>
            </w:r>
          </w:p>
        </w:tc>
        <w:tc>
          <w:tcPr>
            <w:tcW w:w="1279" w:type="dxa"/>
            <w:tcBorders/>
            <w:vAlign w:val="bottom"/>
          </w:tcPr>
          <w:p>
            <w:pPr>
              <w:pStyle w:val="Normal"/>
              <w:jc w:val="end"/>
              <w:rPr/>
            </w:pPr>
            <w:r>
              <w:rPr/>
              <w:t>-27.679</w:t>
            </w:r>
          </w:p>
        </w:tc>
        <w:tc>
          <w:tcPr>
            <w:tcW w:w="1277" w:type="dxa"/>
            <w:tcBorders/>
            <w:vAlign w:val="bottom"/>
          </w:tcPr>
          <w:p>
            <w:pPr>
              <w:pStyle w:val="Normal"/>
              <w:jc w:val="end"/>
              <w:rPr/>
            </w:pPr>
            <w:r>
              <w:rPr/>
              <w:t>22.463</w:t>
            </w:r>
          </w:p>
        </w:tc>
        <w:tc>
          <w:tcPr>
            <w:tcW w:w="1283" w:type="dxa"/>
            <w:tcBorders/>
            <w:vAlign w:val="bottom"/>
          </w:tcPr>
          <w:p>
            <w:pPr>
              <w:pStyle w:val="Normal"/>
              <w:jc w:val="end"/>
              <w:rPr/>
            </w:pPr>
            <w:r>
              <w:rPr/>
              <w:t>12.000</w:t>
            </w:r>
          </w:p>
        </w:tc>
        <w:tc>
          <w:tcPr>
            <w:tcW w:w="1277" w:type="dxa"/>
            <w:tcBorders/>
            <w:vAlign w:val="bottom"/>
          </w:tcPr>
          <w:p>
            <w:pPr>
              <w:pStyle w:val="Normal"/>
              <w:jc w:val="end"/>
              <w:rPr/>
            </w:pPr>
            <w:r>
              <w:rPr/>
              <w:t>-1.232</w:t>
            </w:r>
          </w:p>
        </w:tc>
        <w:tc>
          <w:tcPr>
            <w:tcW w:w="1282" w:type="dxa"/>
            <w:tcBorders/>
            <w:vAlign w:val="bottom"/>
          </w:tcPr>
          <w:p>
            <w:pPr>
              <w:pStyle w:val="Normal"/>
              <w:jc w:val="end"/>
              <w:rPr/>
            </w:pPr>
            <w:r>
              <w:rPr/>
              <w:t>0.241</w:t>
            </w:r>
          </w:p>
        </w:tc>
        <w:tc>
          <w:tcPr>
            <w:tcW w:w="1276" w:type="dxa"/>
            <w:tcBorders/>
            <w:vAlign w:val="bottom"/>
          </w:tcPr>
          <w:p>
            <w:pPr>
              <w:pStyle w:val="Normal"/>
              <w:rPr/>
            </w:pPr>
            <w:r>
              <w:rPr/>
              <w:t>root_f</w:t>
            </w:r>
          </w:p>
        </w:tc>
        <w:tc>
          <w:tcPr>
            <w:tcW w:w="1276" w:type="dxa"/>
            <w:tcBorders/>
            <w:vAlign w:val="bottom"/>
          </w:tcPr>
          <w:p>
            <w:pPr>
              <w:pStyle w:val="Normal"/>
              <w:rPr/>
            </w:pPr>
            <w:r>
              <w:rPr/>
            </w:r>
          </w:p>
        </w:tc>
      </w:tr>
      <w:tr>
        <w:trPr>
          <w:trHeight w:val="256" w:hRule="atLeast"/>
        </w:trPr>
        <w:tc>
          <w:tcPr>
            <w:tcW w:w="1719" w:type="dxa"/>
            <w:tcBorders/>
            <w:vAlign w:val="bottom"/>
          </w:tcPr>
          <w:p>
            <w:pPr>
              <w:pStyle w:val="Normal"/>
              <w:rPr/>
            </w:pPr>
            <w:r>
              <w:rPr/>
              <w:t>root_f</w:t>
            </w:r>
          </w:p>
        </w:tc>
        <w:tc>
          <w:tcPr>
            <w:tcW w:w="1279" w:type="dxa"/>
            <w:tcBorders/>
            <w:vAlign w:val="bottom"/>
          </w:tcPr>
          <w:p>
            <w:pPr>
              <w:pStyle w:val="Normal"/>
              <w:jc w:val="end"/>
              <w:rPr/>
            </w:pPr>
            <w:r>
              <w:rPr/>
              <w:t>-84.072</w:t>
            </w:r>
          </w:p>
        </w:tc>
        <w:tc>
          <w:tcPr>
            <w:tcW w:w="1277" w:type="dxa"/>
            <w:tcBorders/>
            <w:vAlign w:val="bottom"/>
          </w:tcPr>
          <w:p>
            <w:pPr>
              <w:pStyle w:val="Normal"/>
              <w:jc w:val="end"/>
              <w:rPr/>
            </w:pPr>
            <w:r>
              <w:rPr/>
              <w:t>52.068</w:t>
            </w:r>
          </w:p>
        </w:tc>
        <w:tc>
          <w:tcPr>
            <w:tcW w:w="1283" w:type="dxa"/>
            <w:tcBorders/>
            <w:vAlign w:val="bottom"/>
          </w:tcPr>
          <w:p>
            <w:pPr>
              <w:pStyle w:val="Normal"/>
              <w:jc w:val="end"/>
              <w:rPr/>
            </w:pPr>
            <w:r>
              <w:rPr/>
              <w:t>22.661</w:t>
            </w:r>
          </w:p>
        </w:tc>
        <w:tc>
          <w:tcPr>
            <w:tcW w:w="1277" w:type="dxa"/>
            <w:tcBorders/>
            <w:vAlign w:val="bottom"/>
          </w:tcPr>
          <w:p>
            <w:pPr>
              <w:pStyle w:val="Normal"/>
              <w:jc w:val="end"/>
              <w:rPr/>
            </w:pPr>
            <w:r>
              <w:rPr/>
              <w:t>-1.615</w:t>
            </w:r>
          </w:p>
        </w:tc>
        <w:tc>
          <w:tcPr>
            <w:tcW w:w="1282" w:type="dxa"/>
            <w:tcBorders/>
            <w:vAlign w:val="bottom"/>
          </w:tcPr>
          <w:p>
            <w:pPr>
              <w:pStyle w:val="Normal"/>
              <w:jc w:val="end"/>
              <w:rPr/>
            </w:pPr>
            <w:r>
              <w:rPr/>
              <w:t>0.120</w:t>
            </w:r>
          </w:p>
        </w:tc>
        <w:tc>
          <w:tcPr>
            <w:tcW w:w="1276" w:type="dxa"/>
            <w:tcBorders/>
            <w:vAlign w:val="bottom"/>
          </w:tcPr>
          <w:p>
            <w:pPr>
              <w:pStyle w:val="Normal"/>
              <w:rPr/>
            </w:pPr>
            <w:r>
              <w:rPr/>
              <w:t>root_f</w:t>
            </w:r>
          </w:p>
        </w:tc>
        <w:tc>
          <w:tcPr>
            <w:tcW w:w="1276" w:type="dxa"/>
            <w:tcBorders/>
            <w:vAlign w:val="bottom"/>
          </w:tcPr>
          <w:p>
            <w:pPr>
              <w:pStyle w:val="Normal"/>
              <w:rPr/>
            </w:pPr>
            <w:r>
              <w:rPr/>
            </w:r>
          </w:p>
        </w:tc>
      </w:tr>
      <w:tr>
        <w:trPr>
          <w:trHeight w:val="256" w:hRule="atLeast"/>
        </w:trPr>
        <w:tc>
          <w:tcPr>
            <w:tcW w:w="1719" w:type="dxa"/>
            <w:tcBorders/>
            <w:vAlign w:val="bottom"/>
          </w:tcPr>
          <w:p>
            <w:pPr>
              <w:pStyle w:val="Normal"/>
              <w:rPr/>
            </w:pPr>
            <w:r>
              <w:rPr/>
              <w:t>effectINT:root_f</w:t>
            </w:r>
          </w:p>
        </w:tc>
        <w:tc>
          <w:tcPr>
            <w:tcW w:w="1279" w:type="dxa"/>
            <w:tcBorders/>
            <w:vAlign w:val="bottom"/>
          </w:tcPr>
          <w:p>
            <w:pPr>
              <w:pStyle w:val="Normal"/>
              <w:jc w:val="end"/>
              <w:rPr/>
            </w:pPr>
            <w:r>
              <w:rPr/>
              <w:t>106.348</w:t>
            </w:r>
          </w:p>
        </w:tc>
        <w:tc>
          <w:tcPr>
            <w:tcW w:w="1277" w:type="dxa"/>
            <w:tcBorders/>
            <w:vAlign w:val="bottom"/>
          </w:tcPr>
          <w:p>
            <w:pPr>
              <w:pStyle w:val="Normal"/>
              <w:jc w:val="end"/>
              <w:rPr/>
            </w:pPr>
            <w:r>
              <w:rPr/>
              <w:t>64.063</w:t>
            </w:r>
          </w:p>
        </w:tc>
        <w:tc>
          <w:tcPr>
            <w:tcW w:w="1283" w:type="dxa"/>
            <w:tcBorders/>
            <w:vAlign w:val="bottom"/>
          </w:tcPr>
          <w:p>
            <w:pPr>
              <w:pStyle w:val="Normal"/>
              <w:jc w:val="end"/>
              <w:rPr/>
            </w:pPr>
            <w:r>
              <w:rPr/>
              <w:t>12.000</w:t>
            </w:r>
          </w:p>
        </w:tc>
        <w:tc>
          <w:tcPr>
            <w:tcW w:w="1277" w:type="dxa"/>
            <w:tcBorders/>
            <w:vAlign w:val="bottom"/>
          </w:tcPr>
          <w:p>
            <w:pPr>
              <w:pStyle w:val="Normal"/>
              <w:jc w:val="end"/>
              <w:rPr/>
            </w:pPr>
            <w:r>
              <w:rPr/>
              <w:t>1.660</w:t>
            </w:r>
          </w:p>
        </w:tc>
        <w:tc>
          <w:tcPr>
            <w:tcW w:w="1282" w:type="dxa"/>
            <w:tcBorders/>
            <w:vAlign w:val="bottom"/>
          </w:tcPr>
          <w:p>
            <w:pPr>
              <w:pStyle w:val="Normal"/>
              <w:jc w:val="end"/>
              <w:rPr/>
            </w:pPr>
            <w:r>
              <w:rPr/>
              <w:t>0.123</w:t>
            </w:r>
          </w:p>
        </w:tc>
        <w:tc>
          <w:tcPr>
            <w:tcW w:w="1276" w:type="dxa"/>
            <w:tcBorders/>
            <w:vAlign w:val="bottom"/>
          </w:tcPr>
          <w:p>
            <w:pPr>
              <w:pStyle w:val="Normal"/>
              <w:rPr/>
            </w:pPr>
            <w:r>
              <w:rPr/>
              <w:t>root_f</w:t>
            </w:r>
          </w:p>
        </w:tc>
        <w:tc>
          <w:tcPr>
            <w:tcW w:w="1276" w:type="dxa"/>
            <w:tcBorders/>
            <w:vAlign w:val="bottom"/>
          </w:tcPr>
          <w:p>
            <w:pPr>
              <w:pStyle w:val="Normal"/>
              <w:rPr/>
            </w:pPr>
            <w:r>
              <w:rPr/>
            </w:r>
          </w:p>
        </w:tc>
      </w:tr>
      <w:tr>
        <w:trPr>
          <w:trHeight w:val="256" w:hRule="atLeast"/>
        </w:trPr>
        <w:tc>
          <w:tcPr>
            <w:tcW w:w="1719" w:type="dxa"/>
            <w:tcBorders/>
            <w:vAlign w:val="bottom"/>
          </w:tcPr>
          <w:p>
            <w:pPr>
              <w:pStyle w:val="Normal"/>
              <w:rPr/>
            </w:pPr>
            <w:r>
              <w:rPr/>
              <w:t>(Intercept)</w:t>
            </w:r>
          </w:p>
        </w:tc>
        <w:tc>
          <w:tcPr>
            <w:tcW w:w="1279" w:type="dxa"/>
            <w:tcBorders/>
            <w:vAlign w:val="bottom"/>
          </w:tcPr>
          <w:p>
            <w:pPr>
              <w:pStyle w:val="Normal"/>
              <w:jc w:val="end"/>
              <w:rPr/>
            </w:pPr>
            <w:r>
              <w:rPr/>
              <w:t>146.621</w:t>
            </w:r>
          </w:p>
        </w:tc>
        <w:tc>
          <w:tcPr>
            <w:tcW w:w="1277" w:type="dxa"/>
            <w:tcBorders/>
            <w:vAlign w:val="bottom"/>
          </w:tcPr>
          <w:p>
            <w:pPr>
              <w:pStyle w:val="Normal"/>
              <w:jc w:val="end"/>
              <w:rPr/>
            </w:pPr>
            <w:r>
              <w:rPr/>
              <w:t>37.890</w:t>
            </w:r>
          </w:p>
        </w:tc>
        <w:tc>
          <w:tcPr>
            <w:tcW w:w="1283" w:type="dxa"/>
            <w:tcBorders/>
            <w:vAlign w:val="bottom"/>
          </w:tcPr>
          <w:p>
            <w:pPr>
              <w:pStyle w:val="Normal"/>
              <w:jc w:val="end"/>
              <w:rPr/>
            </w:pPr>
            <w:r>
              <w:rPr/>
              <w:t>23.182</w:t>
            </w:r>
          </w:p>
        </w:tc>
        <w:tc>
          <w:tcPr>
            <w:tcW w:w="1277" w:type="dxa"/>
            <w:tcBorders/>
            <w:vAlign w:val="bottom"/>
          </w:tcPr>
          <w:p>
            <w:pPr>
              <w:pStyle w:val="Normal"/>
              <w:jc w:val="end"/>
              <w:rPr/>
            </w:pPr>
            <w:r>
              <w:rPr/>
              <w:t>3.870</w:t>
            </w:r>
          </w:p>
        </w:tc>
        <w:tc>
          <w:tcPr>
            <w:tcW w:w="1282" w:type="dxa"/>
            <w:tcBorders/>
            <w:vAlign w:val="bottom"/>
          </w:tcPr>
          <w:p>
            <w:pPr>
              <w:pStyle w:val="Normal"/>
              <w:jc w:val="end"/>
              <w:rPr/>
            </w:pPr>
            <w:r>
              <w:rPr/>
              <w:t>0.001</w:t>
            </w:r>
          </w:p>
        </w:tc>
        <w:tc>
          <w:tcPr>
            <w:tcW w:w="1276" w:type="dxa"/>
            <w:tcBorders/>
            <w:vAlign w:val="bottom"/>
          </w:tcPr>
          <w:p>
            <w:pPr>
              <w:pStyle w:val="Normal"/>
              <w:rPr/>
            </w:pPr>
            <w:r>
              <w:rPr/>
              <w:t>root_m</w:t>
            </w:r>
          </w:p>
        </w:tc>
        <w:tc>
          <w:tcPr>
            <w:tcW w:w="1276" w:type="dxa"/>
            <w:tcBorders/>
            <w:vAlign w:val="bottom"/>
          </w:tcPr>
          <w:p>
            <w:pPr>
              <w:pStyle w:val="Normal"/>
              <w:rPr/>
            </w:pPr>
            <w:r>
              <w:rPr/>
            </w:r>
          </w:p>
        </w:tc>
      </w:tr>
      <w:tr>
        <w:trPr>
          <w:trHeight w:val="256" w:hRule="atLeast"/>
        </w:trPr>
        <w:tc>
          <w:tcPr>
            <w:tcW w:w="1719" w:type="dxa"/>
            <w:tcBorders/>
            <w:vAlign w:val="bottom"/>
          </w:tcPr>
          <w:p>
            <w:pPr>
              <w:pStyle w:val="Normal"/>
              <w:rPr/>
            </w:pPr>
            <w:r>
              <w:rPr/>
              <w:t>effectINT</w:t>
            </w:r>
          </w:p>
        </w:tc>
        <w:tc>
          <w:tcPr>
            <w:tcW w:w="1279" w:type="dxa"/>
            <w:tcBorders/>
            <w:vAlign w:val="bottom"/>
          </w:tcPr>
          <w:p>
            <w:pPr>
              <w:pStyle w:val="Normal"/>
              <w:jc w:val="end"/>
              <w:rPr/>
            </w:pPr>
            <w:r>
              <w:rPr/>
              <w:t>-44.502</w:t>
            </w:r>
          </w:p>
        </w:tc>
        <w:tc>
          <w:tcPr>
            <w:tcW w:w="1277" w:type="dxa"/>
            <w:tcBorders/>
            <w:vAlign w:val="bottom"/>
          </w:tcPr>
          <w:p>
            <w:pPr>
              <w:pStyle w:val="Normal"/>
              <w:jc w:val="end"/>
              <w:rPr/>
            </w:pPr>
            <w:r>
              <w:rPr/>
              <w:t>48.289</w:t>
            </w:r>
          </w:p>
        </w:tc>
        <w:tc>
          <w:tcPr>
            <w:tcW w:w="1283" w:type="dxa"/>
            <w:tcBorders/>
            <w:vAlign w:val="bottom"/>
          </w:tcPr>
          <w:p>
            <w:pPr>
              <w:pStyle w:val="Normal"/>
              <w:jc w:val="end"/>
              <w:rPr/>
            </w:pPr>
            <w:r>
              <w:rPr/>
              <w:t>12.000</w:t>
            </w:r>
          </w:p>
        </w:tc>
        <w:tc>
          <w:tcPr>
            <w:tcW w:w="1277" w:type="dxa"/>
            <w:tcBorders/>
            <w:vAlign w:val="bottom"/>
          </w:tcPr>
          <w:p>
            <w:pPr>
              <w:pStyle w:val="Normal"/>
              <w:jc w:val="end"/>
              <w:rPr/>
            </w:pPr>
            <w:r>
              <w:rPr/>
              <w:t>-0.922</w:t>
            </w:r>
          </w:p>
        </w:tc>
        <w:tc>
          <w:tcPr>
            <w:tcW w:w="1282" w:type="dxa"/>
            <w:tcBorders/>
            <w:vAlign w:val="bottom"/>
          </w:tcPr>
          <w:p>
            <w:pPr>
              <w:pStyle w:val="Normal"/>
              <w:jc w:val="end"/>
              <w:rPr/>
            </w:pPr>
            <w:r>
              <w:rPr/>
              <w:t>0.375</w:t>
            </w:r>
          </w:p>
        </w:tc>
        <w:tc>
          <w:tcPr>
            <w:tcW w:w="1276" w:type="dxa"/>
            <w:tcBorders/>
            <w:vAlign w:val="bottom"/>
          </w:tcPr>
          <w:p>
            <w:pPr>
              <w:pStyle w:val="Normal"/>
              <w:rPr/>
            </w:pPr>
            <w:r>
              <w:rPr/>
              <w:t>root_m</w:t>
            </w:r>
          </w:p>
        </w:tc>
        <w:tc>
          <w:tcPr>
            <w:tcW w:w="1276" w:type="dxa"/>
            <w:tcBorders/>
            <w:vAlign w:val="bottom"/>
          </w:tcPr>
          <w:p>
            <w:pPr>
              <w:pStyle w:val="Normal"/>
              <w:rPr/>
            </w:pPr>
            <w:r>
              <w:rPr/>
            </w:r>
          </w:p>
        </w:tc>
      </w:tr>
      <w:tr>
        <w:trPr>
          <w:trHeight w:val="256" w:hRule="atLeast"/>
        </w:trPr>
        <w:tc>
          <w:tcPr>
            <w:tcW w:w="1719" w:type="dxa"/>
            <w:tcBorders/>
            <w:vAlign w:val="bottom"/>
          </w:tcPr>
          <w:p>
            <w:pPr>
              <w:pStyle w:val="Normal"/>
              <w:rPr/>
            </w:pPr>
            <w:r>
              <w:rPr/>
              <w:t>root_m</w:t>
            </w:r>
          </w:p>
        </w:tc>
        <w:tc>
          <w:tcPr>
            <w:tcW w:w="1279" w:type="dxa"/>
            <w:tcBorders/>
            <w:vAlign w:val="bottom"/>
          </w:tcPr>
          <w:p>
            <w:pPr>
              <w:pStyle w:val="Normal"/>
              <w:jc w:val="end"/>
              <w:rPr/>
            </w:pPr>
            <w:r>
              <w:rPr/>
              <w:t>-111.647</w:t>
            </w:r>
          </w:p>
        </w:tc>
        <w:tc>
          <w:tcPr>
            <w:tcW w:w="1277" w:type="dxa"/>
            <w:tcBorders/>
            <w:vAlign w:val="bottom"/>
          </w:tcPr>
          <w:p>
            <w:pPr>
              <w:pStyle w:val="Normal"/>
              <w:jc w:val="end"/>
              <w:rPr/>
            </w:pPr>
            <w:r>
              <w:rPr/>
              <w:t>91.537</w:t>
            </w:r>
          </w:p>
        </w:tc>
        <w:tc>
          <w:tcPr>
            <w:tcW w:w="1283" w:type="dxa"/>
            <w:tcBorders/>
            <w:vAlign w:val="bottom"/>
          </w:tcPr>
          <w:p>
            <w:pPr>
              <w:pStyle w:val="Normal"/>
              <w:jc w:val="end"/>
              <w:rPr/>
            </w:pPr>
            <w:r>
              <w:rPr/>
              <w:t>23.182</w:t>
            </w:r>
          </w:p>
        </w:tc>
        <w:tc>
          <w:tcPr>
            <w:tcW w:w="1277" w:type="dxa"/>
            <w:tcBorders/>
            <w:vAlign w:val="bottom"/>
          </w:tcPr>
          <w:p>
            <w:pPr>
              <w:pStyle w:val="Normal"/>
              <w:jc w:val="end"/>
              <w:rPr/>
            </w:pPr>
            <w:r>
              <w:rPr/>
              <w:t>-1.220</w:t>
            </w:r>
          </w:p>
        </w:tc>
        <w:tc>
          <w:tcPr>
            <w:tcW w:w="1282" w:type="dxa"/>
            <w:tcBorders/>
            <w:vAlign w:val="bottom"/>
          </w:tcPr>
          <w:p>
            <w:pPr>
              <w:pStyle w:val="Normal"/>
              <w:jc w:val="end"/>
              <w:rPr/>
            </w:pPr>
            <w:r>
              <w:rPr/>
              <w:t>0.235</w:t>
            </w:r>
          </w:p>
        </w:tc>
        <w:tc>
          <w:tcPr>
            <w:tcW w:w="1276" w:type="dxa"/>
            <w:tcBorders/>
            <w:vAlign w:val="bottom"/>
          </w:tcPr>
          <w:p>
            <w:pPr>
              <w:pStyle w:val="Normal"/>
              <w:rPr/>
            </w:pPr>
            <w:r>
              <w:rPr/>
              <w:t>root_m</w:t>
            </w:r>
          </w:p>
        </w:tc>
        <w:tc>
          <w:tcPr>
            <w:tcW w:w="1276" w:type="dxa"/>
            <w:tcBorders/>
            <w:vAlign w:val="bottom"/>
          </w:tcPr>
          <w:p>
            <w:pPr>
              <w:pStyle w:val="Normal"/>
              <w:rPr/>
            </w:pPr>
            <w:r>
              <w:rPr/>
            </w:r>
          </w:p>
        </w:tc>
      </w:tr>
      <w:tr>
        <w:trPr>
          <w:trHeight w:val="256" w:hRule="atLeast"/>
        </w:trPr>
        <w:tc>
          <w:tcPr>
            <w:tcW w:w="1719" w:type="dxa"/>
            <w:tcBorders/>
            <w:vAlign w:val="bottom"/>
          </w:tcPr>
          <w:p>
            <w:pPr>
              <w:pStyle w:val="Normal"/>
              <w:rPr/>
            </w:pPr>
            <w:r>
              <w:rPr/>
              <w:t>effectINT:root_m</w:t>
            </w:r>
          </w:p>
        </w:tc>
        <w:tc>
          <w:tcPr>
            <w:tcW w:w="1279" w:type="dxa"/>
            <w:tcBorders/>
            <w:vAlign w:val="bottom"/>
          </w:tcPr>
          <w:p>
            <w:pPr>
              <w:pStyle w:val="Normal"/>
              <w:jc w:val="end"/>
              <w:rPr/>
            </w:pPr>
            <w:r>
              <w:rPr/>
              <w:t>121.802</w:t>
            </w:r>
          </w:p>
        </w:tc>
        <w:tc>
          <w:tcPr>
            <w:tcW w:w="1277" w:type="dxa"/>
            <w:tcBorders/>
            <w:vAlign w:val="bottom"/>
          </w:tcPr>
          <w:p>
            <w:pPr>
              <w:pStyle w:val="Normal"/>
              <w:jc w:val="end"/>
              <w:rPr/>
            </w:pPr>
            <w:r>
              <w:rPr/>
              <w:t>116.660</w:t>
            </w:r>
          </w:p>
        </w:tc>
        <w:tc>
          <w:tcPr>
            <w:tcW w:w="1283" w:type="dxa"/>
            <w:tcBorders/>
            <w:vAlign w:val="bottom"/>
          </w:tcPr>
          <w:p>
            <w:pPr>
              <w:pStyle w:val="Normal"/>
              <w:jc w:val="end"/>
              <w:rPr/>
            </w:pPr>
            <w:r>
              <w:rPr/>
              <w:t>12.000</w:t>
            </w:r>
          </w:p>
        </w:tc>
        <w:tc>
          <w:tcPr>
            <w:tcW w:w="1277" w:type="dxa"/>
            <w:tcBorders/>
            <w:vAlign w:val="bottom"/>
          </w:tcPr>
          <w:p>
            <w:pPr>
              <w:pStyle w:val="Normal"/>
              <w:jc w:val="end"/>
              <w:rPr/>
            </w:pPr>
            <w:r>
              <w:rPr/>
              <w:t>1.044</w:t>
            </w:r>
          </w:p>
        </w:tc>
        <w:tc>
          <w:tcPr>
            <w:tcW w:w="1282" w:type="dxa"/>
            <w:tcBorders/>
            <w:vAlign w:val="bottom"/>
          </w:tcPr>
          <w:p>
            <w:pPr>
              <w:pStyle w:val="Normal"/>
              <w:jc w:val="end"/>
              <w:rPr/>
            </w:pPr>
            <w:r>
              <w:rPr/>
              <w:t>0.317</w:t>
            </w:r>
          </w:p>
        </w:tc>
        <w:tc>
          <w:tcPr>
            <w:tcW w:w="1276" w:type="dxa"/>
            <w:tcBorders/>
            <w:vAlign w:val="bottom"/>
          </w:tcPr>
          <w:p>
            <w:pPr>
              <w:pStyle w:val="Normal"/>
              <w:rPr/>
            </w:pPr>
            <w:r>
              <w:rPr/>
              <w:t>root_m</w:t>
            </w:r>
          </w:p>
        </w:tc>
        <w:tc>
          <w:tcPr>
            <w:tcW w:w="1276" w:type="dxa"/>
            <w:tcBorders/>
            <w:vAlign w:val="bottom"/>
          </w:tcPr>
          <w:p>
            <w:pPr>
              <w:pStyle w:val="Normal"/>
              <w:rPr/>
            </w:pPr>
            <w:r>
              <w:rPr/>
            </w:r>
          </w:p>
        </w:tc>
      </w:tr>
      <w:tr>
        <w:trPr>
          <w:trHeight w:val="256" w:hRule="atLeast"/>
        </w:trPr>
        <w:tc>
          <w:tcPr>
            <w:tcW w:w="1719" w:type="dxa"/>
            <w:tcBorders/>
            <w:vAlign w:val="bottom"/>
          </w:tcPr>
          <w:p>
            <w:pPr>
              <w:pStyle w:val="Normal"/>
              <w:rPr/>
            </w:pPr>
            <w:r>
              <w:rPr/>
              <w:t>(Intercept)</w:t>
            </w:r>
          </w:p>
        </w:tc>
        <w:tc>
          <w:tcPr>
            <w:tcW w:w="1279" w:type="dxa"/>
            <w:tcBorders/>
            <w:vAlign w:val="bottom"/>
          </w:tcPr>
          <w:p>
            <w:pPr>
              <w:pStyle w:val="Normal"/>
              <w:jc w:val="end"/>
              <w:rPr/>
            </w:pPr>
            <w:r>
              <w:rPr/>
              <w:t>171.205</w:t>
            </w:r>
          </w:p>
        </w:tc>
        <w:tc>
          <w:tcPr>
            <w:tcW w:w="1277" w:type="dxa"/>
            <w:tcBorders/>
            <w:vAlign w:val="bottom"/>
          </w:tcPr>
          <w:p>
            <w:pPr>
              <w:pStyle w:val="Normal"/>
              <w:jc w:val="end"/>
              <w:rPr/>
            </w:pPr>
            <w:r>
              <w:rPr/>
              <w:t>30.131</w:t>
            </w:r>
          </w:p>
        </w:tc>
        <w:tc>
          <w:tcPr>
            <w:tcW w:w="1283" w:type="dxa"/>
            <w:tcBorders/>
            <w:vAlign w:val="bottom"/>
          </w:tcPr>
          <w:p>
            <w:pPr>
              <w:pStyle w:val="Normal"/>
              <w:jc w:val="end"/>
              <w:rPr/>
            </w:pPr>
            <w:r>
              <w:rPr/>
              <w:t>21.440</w:t>
            </w:r>
          </w:p>
        </w:tc>
        <w:tc>
          <w:tcPr>
            <w:tcW w:w="1277" w:type="dxa"/>
            <w:tcBorders/>
            <w:vAlign w:val="bottom"/>
          </w:tcPr>
          <w:p>
            <w:pPr>
              <w:pStyle w:val="Normal"/>
              <w:jc w:val="end"/>
              <w:rPr/>
            </w:pPr>
            <w:r>
              <w:rPr/>
              <w:t>5.682</w:t>
            </w:r>
          </w:p>
        </w:tc>
        <w:tc>
          <w:tcPr>
            <w:tcW w:w="1282" w:type="dxa"/>
            <w:tcBorders/>
            <w:vAlign w:val="bottom"/>
          </w:tcPr>
          <w:p>
            <w:pPr>
              <w:pStyle w:val="Normal"/>
              <w:jc w:val="end"/>
              <w:rPr/>
            </w:pPr>
            <w:r>
              <w:rPr/>
              <w:t>0.000</w:t>
            </w:r>
          </w:p>
        </w:tc>
        <w:tc>
          <w:tcPr>
            <w:tcW w:w="1276" w:type="dxa"/>
            <w:tcBorders/>
            <w:vAlign w:val="bottom"/>
          </w:tcPr>
          <w:p>
            <w:pPr>
              <w:pStyle w:val="Normal"/>
              <w:rPr/>
            </w:pPr>
            <w:r>
              <w:rPr/>
              <w:t>stem</w:t>
            </w:r>
          </w:p>
        </w:tc>
        <w:tc>
          <w:tcPr>
            <w:tcW w:w="1276" w:type="dxa"/>
            <w:tcBorders/>
            <w:vAlign w:val="bottom"/>
          </w:tcPr>
          <w:p>
            <w:pPr>
              <w:pStyle w:val="Normal"/>
              <w:rPr/>
            </w:pPr>
            <w:r>
              <w:rPr/>
            </w:r>
          </w:p>
        </w:tc>
      </w:tr>
      <w:tr>
        <w:trPr>
          <w:trHeight w:val="256" w:hRule="atLeast"/>
        </w:trPr>
        <w:tc>
          <w:tcPr>
            <w:tcW w:w="1719" w:type="dxa"/>
            <w:tcBorders/>
            <w:vAlign w:val="bottom"/>
          </w:tcPr>
          <w:p>
            <w:pPr>
              <w:pStyle w:val="Normal"/>
              <w:rPr/>
            </w:pPr>
            <w:r>
              <w:rPr/>
              <w:t>effectINT</w:t>
            </w:r>
          </w:p>
        </w:tc>
        <w:tc>
          <w:tcPr>
            <w:tcW w:w="1279" w:type="dxa"/>
            <w:tcBorders/>
            <w:vAlign w:val="bottom"/>
          </w:tcPr>
          <w:p>
            <w:pPr>
              <w:pStyle w:val="Normal"/>
              <w:jc w:val="end"/>
              <w:rPr/>
            </w:pPr>
            <w:r>
              <w:rPr/>
              <w:t>-84.567</w:t>
            </w:r>
          </w:p>
        </w:tc>
        <w:tc>
          <w:tcPr>
            <w:tcW w:w="1277" w:type="dxa"/>
            <w:tcBorders/>
            <w:vAlign w:val="bottom"/>
          </w:tcPr>
          <w:p>
            <w:pPr>
              <w:pStyle w:val="Normal"/>
              <w:jc w:val="end"/>
              <w:rPr/>
            </w:pPr>
            <w:r>
              <w:rPr/>
              <w:t>34.471</w:t>
            </w:r>
          </w:p>
        </w:tc>
        <w:tc>
          <w:tcPr>
            <w:tcW w:w="1283" w:type="dxa"/>
            <w:tcBorders/>
            <w:vAlign w:val="bottom"/>
          </w:tcPr>
          <w:p>
            <w:pPr>
              <w:pStyle w:val="Normal"/>
              <w:jc w:val="end"/>
              <w:rPr/>
            </w:pPr>
            <w:r>
              <w:rPr/>
              <w:t>12.000</w:t>
            </w:r>
          </w:p>
        </w:tc>
        <w:tc>
          <w:tcPr>
            <w:tcW w:w="1277" w:type="dxa"/>
            <w:tcBorders/>
            <w:vAlign w:val="bottom"/>
          </w:tcPr>
          <w:p>
            <w:pPr>
              <w:pStyle w:val="Normal"/>
              <w:jc w:val="end"/>
              <w:rPr/>
            </w:pPr>
            <w:r>
              <w:rPr/>
              <w:t>-2.453</w:t>
            </w:r>
          </w:p>
        </w:tc>
        <w:tc>
          <w:tcPr>
            <w:tcW w:w="1282" w:type="dxa"/>
            <w:tcBorders/>
            <w:vAlign w:val="bottom"/>
          </w:tcPr>
          <w:p>
            <w:pPr>
              <w:pStyle w:val="Normal"/>
              <w:jc w:val="end"/>
              <w:rPr/>
            </w:pPr>
            <w:r>
              <w:rPr/>
              <w:t>0.030</w:t>
            </w:r>
          </w:p>
        </w:tc>
        <w:tc>
          <w:tcPr>
            <w:tcW w:w="1276" w:type="dxa"/>
            <w:tcBorders/>
            <w:vAlign w:val="bottom"/>
          </w:tcPr>
          <w:p>
            <w:pPr>
              <w:pStyle w:val="Normal"/>
              <w:rPr/>
            </w:pPr>
            <w:r>
              <w:rPr/>
              <w:t>stem</w:t>
            </w:r>
          </w:p>
        </w:tc>
        <w:tc>
          <w:tcPr>
            <w:tcW w:w="1276" w:type="dxa"/>
            <w:tcBorders/>
            <w:vAlign w:val="bottom"/>
          </w:tcPr>
          <w:p>
            <w:pPr>
              <w:pStyle w:val="Normal"/>
              <w:rPr/>
            </w:pPr>
            <w:r>
              <w:rPr/>
              <w:t>*</w:t>
            </w:r>
          </w:p>
        </w:tc>
      </w:tr>
      <w:tr>
        <w:trPr>
          <w:trHeight w:val="256" w:hRule="atLeast"/>
        </w:trPr>
        <w:tc>
          <w:tcPr>
            <w:tcW w:w="1719" w:type="dxa"/>
            <w:tcBorders/>
            <w:vAlign w:val="bottom"/>
          </w:tcPr>
          <w:p>
            <w:pPr>
              <w:pStyle w:val="Normal"/>
              <w:rPr/>
            </w:pPr>
            <w:r>
              <w:rPr/>
              <w:t>stem</w:t>
            </w:r>
          </w:p>
        </w:tc>
        <w:tc>
          <w:tcPr>
            <w:tcW w:w="1279" w:type="dxa"/>
            <w:tcBorders/>
            <w:vAlign w:val="bottom"/>
          </w:tcPr>
          <w:p>
            <w:pPr>
              <w:pStyle w:val="Normal"/>
              <w:jc w:val="end"/>
              <w:rPr/>
            </w:pPr>
            <w:r>
              <w:rPr/>
              <w:t>-139.427</w:t>
            </w:r>
          </w:p>
        </w:tc>
        <w:tc>
          <w:tcPr>
            <w:tcW w:w="1277" w:type="dxa"/>
            <w:tcBorders/>
            <w:vAlign w:val="bottom"/>
          </w:tcPr>
          <w:p>
            <w:pPr>
              <w:pStyle w:val="Normal"/>
              <w:jc w:val="end"/>
              <w:rPr/>
            </w:pPr>
            <w:r>
              <w:rPr/>
              <w:t>57.956</w:t>
            </w:r>
          </w:p>
        </w:tc>
        <w:tc>
          <w:tcPr>
            <w:tcW w:w="1283" w:type="dxa"/>
            <w:tcBorders/>
            <w:vAlign w:val="bottom"/>
          </w:tcPr>
          <w:p>
            <w:pPr>
              <w:pStyle w:val="Normal"/>
              <w:jc w:val="end"/>
              <w:rPr/>
            </w:pPr>
            <w:r>
              <w:rPr/>
              <w:t>21.440</w:t>
            </w:r>
          </w:p>
        </w:tc>
        <w:tc>
          <w:tcPr>
            <w:tcW w:w="1277" w:type="dxa"/>
            <w:tcBorders/>
            <w:vAlign w:val="bottom"/>
          </w:tcPr>
          <w:p>
            <w:pPr>
              <w:pStyle w:val="Normal"/>
              <w:jc w:val="end"/>
              <w:rPr/>
            </w:pPr>
            <w:r>
              <w:rPr/>
              <w:t>-2.406</w:t>
            </w:r>
          </w:p>
        </w:tc>
        <w:tc>
          <w:tcPr>
            <w:tcW w:w="1282" w:type="dxa"/>
            <w:tcBorders/>
            <w:vAlign w:val="bottom"/>
          </w:tcPr>
          <w:p>
            <w:pPr>
              <w:pStyle w:val="Normal"/>
              <w:jc w:val="end"/>
              <w:rPr/>
            </w:pPr>
            <w:r>
              <w:rPr/>
              <w:t>0.025</w:t>
            </w:r>
          </w:p>
        </w:tc>
        <w:tc>
          <w:tcPr>
            <w:tcW w:w="1276" w:type="dxa"/>
            <w:tcBorders/>
            <w:vAlign w:val="bottom"/>
          </w:tcPr>
          <w:p>
            <w:pPr>
              <w:pStyle w:val="Normal"/>
              <w:rPr/>
            </w:pPr>
            <w:r>
              <w:rPr/>
              <w:t>stem</w:t>
            </w:r>
          </w:p>
        </w:tc>
        <w:tc>
          <w:tcPr>
            <w:tcW w:w="1276" w:type="dxa"/>
            <w:tcBorders/>
            <w:vAlign w:val="bottom"/>
          </w:tcPr>
          <w:p>
            <w:pPr>
              <w:pStyle w:val="Normal"/>
              <w:rPr/>
            </w:pPr>
            <w:r>
              <w:rPr/>
              <w:t>*</w:t>
            </w:r>
          </w:p>
        </w:tc>
      </w:tr>
      <w:tr>
        <w:trPr>
          <w:trHeight w:val="256" w:hRule="atLeast"/>
        </w:trPr>
        <w:tc>
          <w:tcPr>
            <w:tcW w:w="1719" w:type="dxa"/>
            <w:tcBorders/>
            <w:vAlign w:val="bottom"/>
          </w:tcPr>
          <w:p>
            <w:pPr>
              <w:pStyle w:val="Normal"/>
              <w:rPr/>
            </w:pPr>
            <w:r>
              <w:rPr/>
              <w:t>effectINT:stem</w:t>
            </w:r>
          </w:p>
        </w:tc>
        <w:tc>
          <w:tcPr>
            <w:tcW w:w="1279" w:type="dxa"/>
            <w:tcBorders/>
            <w:vAlign w:val="bottom"/>
          </w:tcPr>
          <w:p>
            <w:pPr>
              <w:pStyle w:val="Normal"/>
              <w:jc w:val="end"/>
              <w:rPr/>
            </w:pPr>
            <w:r>
              <w:rPr/>
              <w:t>178.769</w:t>
            </w:r>
          </w:p>
        </w:tc>
        <w:tc>
          <w:tcPr>
            <w:tcW w:w="1277" w:type="dxa"/>
            <w:tcBorders/>
            <w:vAlign w:val="bottom"/>
          </w:tcPr>
          <w:p>
            <w:pPr>
              <w:pStyle w:val="Normal"/>
              <w:jc w:val="end"/>
              <w:rPr/>
            </w:pPr>
            <w:r>
              <w:rPr/>
              <w:t>66.304</w:t>
            </w:r>
          </w:p>
        </w:tc>
        <w:tc>
          <w:tcPr>
            <w:tcW w:w="1283" w:type="dxa"/>
            <w:tcBorders/>
            <w:vAlign w:val="bottom"/>
          </w:tcPr>
          <w:p>
            <w:pPr>
              <w:pStyle w:val="Normal"/>
              <w:jc w:val="end"/>
              <w:rPr/>
            </w:pPr>
            <w:r>
              <w:rPr/>
              <w:t>12.000</w:t>
            </w:r>
          </w:p>
        </w:tc>
        <w:tc>
          <w:tcPr>
            <w:tcW w:w="1277" w:type="dxa"/>
            <w:tcBorders/>
            <w:vAlign w:val="bottom"/>
          </w:tcPr>
          <w:p>
            <w:pPr>
              <w:pStyle w:val="Normal"/>
              <w:jc w:val="end"/>
              <w:rPr/>
            </w:pPr>
            <w:r>
              <w:rPr/>
              <w:t>2.696</w:t>
            </w:r>
          </w:p>
        </w:tc>
        <w:tc>
          <w:tcPr>
            <w:tcW w:w="1282" w:type="dxa"/>
            <w:tcBorders/>
            <w:vAlign w:val="bottom"/>
          </w:tcPr>
          <w:p>
            <w:pPr>
              <w:pStyle w:val="Normal"/>
              <w:jc w:val="end"/>
              <w:rPr/>
            </w:pPr>
            <w:r>
              <w:rPr/>
              <w:t>0.019</w:t>
            </w:r>
          </w:p>
        </w:tc>
        <w:tc>
          <w:tcPr>
            <w:tcW w:w="1276" w:type="dxa"/>
            <w:tcBorders/>
            <w:vAlign w:val="bottom"/>
          </w:tcPr>
          <w:p>
            <w:pPr>
              <w:pStyle w:val="Normal"/>
              <w:rPr/>
            </w:pPr>
            <w:r>
              <w:rPr/>
              <w:t>stem</w:t>
            </w:r>
          </w:p>
        </w:tc>
        <w:tc>
          <w:tcPr>
            <w:tcW w:w="1276" w:type="dxa"/>
            <w:tcBorders/>
            <w:vAlign w:val="bottom"/>
          </w:tcPr>
          <w:p>
            <w:pPr>
              <w:pStyle w:val="Normal"/>
              <w:rPr/>
            </w:pPr>
            <w:r>
              <w:rPr/>
              <w:t>*</w:t>
            </w:r>
          </w:p>
        </w:tc>
      </w:tr>
    </w:tbl>
    <w:p>
      <w:pPr>
        <w:pStyle w:val="Normal"/>
        <w:rPr/>
      </w:pPr>
      <w:r>
        <w:rPr/>
      </w:r>
    </w:p>
    <w:p>
      <w:pPr>
        <w:pStyle w:val="Normal"/>
        <w:rPr/>
      </w:pPr>
      <w:r>
        <w:rPr/>
      </w:r>
    </w:p>
    <w:p>
      <w:pPr>
        <w:pStyle w:val="Normal"/>
        <w:rPr>
          <w:lang w:val="en-GB"/>
        </w:rPr>
      </w:pPr>
      <w:commentRangeStart w:id="18"/>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018530" cy="842581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018530" cy="8425815"/>
                    </a:xfrm>
                    <a:prstGeom prst="rect">
                      <a:avLst/>
                    </a:prstGeom>
                  </pic:spPr>
                </pic:pic>
              </a:graphicData>
            </a:graphic>
          </wp:anchor>
        </w:drawing>
      </w:r>
      <w:r>
        <w:rPr>
          <w:i/>
          <w:iCs/>
          <w:lang w:val="en-GB"/>
        </w:rPr>
        <w:t>Figure</w:t>
      </w:r>
      <w:r>
        <w:rPr>
          <w:i/>
          <w:iCs/>
          <w:lang w:val="en-GB"/>
        </w:rPr>
      </w:r>
      <w:commentRangeEnd w:id="18"/>
      <w:r>
        <w:commentReference w:id="18"/>
      </w:r>
      <w:r>
        <w:rPr>
          <w:i/>
          <w:iCs/>
          <w:lang w:val="en-GB"/>
        </w:rPr>
        <w:t xml:space="preserve"> 4.</w:t>
      </w:r>
      <w:r>
        <w:rPr>
          <w:b/>
          <w:bCs/>
          <w:i/>
          <w:iCs/>
          <w:lang w:val="en-GB"/>
        </w:rPr>
        <w:t xml:space="preserve"> Seedlings drought resistance between forest edge and interior measured as a function of their functional traits. </w:t>
      </w:r>
      <w:r>
        <w:rPr>
          <w:lang w:val="en-GB"/>
        </w:rPr>
        <w:t>Seedlings drought resistance in forest edge vs. interior conditions are modelled as a function of their functional traits. Results from linear mixed effects model with gaussian errors for seedling drought resistance in forest edge vs interior conditions as a function of PC1 (a.), and PC2 (b.) of multi-dimensional trait space, leaf mass per unit area (c.), leaf dry matter content (d.), leaf area (e.), stem specific density (f.), main root specific density (g.), and fine root specific density with random intercepts for species.  Lines indicate predicted response and points denote raw data. Continuous lines indicate a significant relationship at alpha &lt; 0.05 and dashed lines indicate non-significant results. Red lines and points denote forest edge conditions and blue denotes forest interior conditions.</w:t>
      </w:r>
    </w:p>
    <w:p>
      <w:pPr>
        <w:pStyle w:val="Normal"/>
        <w:rPr>
          <w:lang w:val="en-GB"/>
        </w:rPr>
      </w:pPr>
      <w:r>
        <w:rPr>
          <w:lang w:val="en-GB"/>
        </w:rPr>
      </w:r>
    </w:p>
    <w:p>
      <w:pPr>
        <w:pStyle w:val="Normal"/>
        <w:rPr>
          <w:lang w:val="en-GB"/>
        </w:rPr>
      </w:pPr>
      <w:r>
        <w:rPr>
          <w:lang w:val="en-GB"/>
        </w:rPr>
        <w:t xml:space="preserve">Results: The Generalized Linear Mixed effect Model were used to test if seedling’s functional traits explain their drought resistance between forest edge and interior. Bothe Di and Ds parametres of drought resistance showed similar response. The model coefficients are summarized in Table 4. The results are summarized for drought resistance </w:t>
      </w:r>
      <w:commentRangeStart w:id="19"/>
      <w:r>
        <w:rPr>
          <w:lang w:val="en-GB"/>
        </w:rPr>
        <w:t>parameter Di below</w:t>
      </w:r>
      <w:r>
        <w:rPr>
          <w:lang w:val="en-GB"/>
        </w:rPr>
      </w:r>
      <w:commentRangeEnd w:id="19"/>
      <w:r>
        <w:commentReference w:id="19"/>
      </w:r>
      <w:r>
        <w:rPr>
          <w:lang w:val="en-GB"/>
        </w:rPr>
        <w:t>.</w:t>
      </w:r>
    </w:p>
    <w:p>
      <w:pPr>
        <w:pStyle w:val="Normal"/>
        <w:rPr>
          <w:lang w:val="en-GB"/>
        </w:rPr>
      </w:pPr>
      <w:r>
        <w:rPr>
          <w:lang w:val="en-GB"/>
        </w:rPr>
      </w:r>
    </w:p>
    <w:p>
      <w:pPr>
        <w:pStyle w:val="Normal"/>
        <w:rPr>
          <w:lang w:val="en-GB"/>
        </w:rPr>
      </w:pPr>
      <w:r>
        <w:rPr>
          <w:b/>
          <w:bCs/>
          <w:lang w:val="en-GB"/>
        </w:rPr>
        <w:t xml:space="preserve">PC1: </w:t>
      </w:r>
      <w:r>
        <w:rPr>
          <w:lang w:val="en-GB"/>
        </w:rPr>
        <w:t xml:space="preserve">PC1 shown significant effect with forest interior (Estimate = -0.142, SE = 0.053, z = -2.685, p = 0.014). </w:t>
      </w:r>
    </w:p>
    <w:p>
      <w:pPr>
        <w:pStyle w:val="Normal"/>
        <w:rPr>
          <w:lang w:val="en-GB"/>
        </w:rPr>
      </w:pPr>
      <w:r>
        <w:rPr>
          <w:lang w:val="en-GB"/>
        </w:rPr>
      </w:r>
    </w:p>
    <w:p>
      <w:pPr>
        <w:pStyle w:val="Normal"/>
        <w:rPr>
          <w:lang w:val="en-GB"/>
        </w:rPr>
      </w:pPr>
      <w:r>
        <w:rPr>
          <w:b/>
          <w:bCs/>
          <w:lang w:val="en-GB"/>
        </w:rPr>
        <w:t xml:space="preserve">PC2: </w:t>
      </w:r>
      <w:r>
        <w:rPr>
          <w:lang w:val="en-GB"/>
        </w:rPr>
        <w:t>PC2 shown marginal significant effect with forest interior (Estimate = 0.161, SE = 0.083, z = 1.928, p = 0.069).</w:t>
      </w:r>
    </w:p>
    <w:p>
      <w:pPr>
        <w:pStyle w:val="Normal"/>
        <w:rPr>
          <w:lang w:val="en-GB"/>
        </w:rPr>
      </w:pPr>
      <w:r>
        <w:rPr>
          <w:lang w:val="en-GB"/>
        </w:rPr>
      </w:r>
    </w:p>
    <w:p>
      <w:pPr>
        <w:pStyle w:val="Normal"/>
        <w:rPr>
          <w:lang w:val="en-GB"/>
        </w:rPr>
      </w:pPr>
      <w:r>
        <w:rPr>
          <w:b/>
          <w:bCs/>
          <w:lang w:val="en-GB"/>
        </w:rPr>
        <w:t xml:space="preserve">Leaf area: </w:t>
      </w:r>
      <w:r>
        <w:rPr>
          <w:lang w:val="en-GB"/>
        </w:rPr>
        <w:t>Leaf area did not explain seedling’s drought resistance</w:t>
      </w:r>
    </w:p>
    <w:p>
      <w:pPr>
        <w:pStyle w:val="Normal"/>
        <w:rPr>
          <w:lang w:val="en-GB"/>
        </w:rPr>
      </w:pPr>
      <w:r>
        <w:rPr>
          <w:lang w:val="en-GB"/>
        </w:rPr>
      </w:r>
    </w:p>
    <w:p>
      <w:pPr>
        <w:pStyle w:val="Normal"/>
        <w:rPr>
          <w:lang w:val="en-GB"/>
        </w:rPr>
      </w:pPr>
      <w:r>
        <w:rPr>
          <w:b/>
          <w:bCs/>
          <w:lang w:val="en-GB"/>
        </w:rPr>
        <w:t xml:space="preserve">Leaf Dry Matter Content: </w:t>
      </w:r>
      <w:r>
        <w:rPr>
          <w:lang w:val="en-GB"/>
        </w:rPr>
        <w:t>Two-way interaction was not significant. However, LDMC shown marginal significant effect for drought resistance (Estimate = -2.134, SE = 1.110, z = -1.922, p = 0.067).</w:t>
      </w:r>
    </w:p>
    <w:p>
      <w:pPr>
        <w:pStyle w:val="Normal"/>
        <w:rPr>
          <w:lang w:val="en-GB"/>
        </w:rPr>
      </w:pPr>
      <w:r>
        <w:rPr>
          <w:lang w:val="en-GB"/>
        </w:rPr>
      </w:r>
    </w:p>
    <w:p>
      <w:pPr>
        <w:pStyle w:val="Normal"/>
        <w:rPr>
          <w:lang w:val="en-GB"/>
        </w:rPr>
      </w:pPr>
      <w:r>
        <w:rPr>
          <w:b/>
          <w:bCs/>
          <w:lang w:val="en-GB"/>
        </w:rPr>
        <w:t>Leaf Mass per unit Area: T</w:t>
      </w:r>
      <w:r>
        <w:rPr>
          <w:lang w:val="en-GB"/>
        </w:rPr>
        <w:t>wo-way interaction was not significant. However, LMA shown marginal significant effect for drought resistance (Estimate = 89.921, SE = 52.171, z = 1.724, p = 0.110).</w:t>
      </w:r>
    </w:p>
    <w:p>
      <w:pPr>
        <w:pStyle w:val="Normal"/>
        <w:rPr>
          <w:lang w:val="en-GB"/>
        </w:rPr>
      </w:pPr>
      <w:r>
        <w:rPr>
          <w:lang w:val="en-GB"/>
        </w:rPr>
      </w:r>
    </w:p>
    <w:p>
      <w:pPr>
        <w:pStyle w:val="Normal"/>
        <w:rPr>
          <w:lang w:val="en-GB"/>
        </w:rPr>
      </w:pPr>
      <w:r>
        <w:rPr>
          <w:b/>
          <w:bCs/>
          <w:lang w:val="en-GB"/>
        </w:rPr>
        <w:t>Stem Specific Density:</w:t>
      </w:r>
      <w:r>
        <w:rPr>
          <w:lang w:val="en-GB"/>
        </w:rPr>
        <w:t xml:space="preserve"> The interaction between forest interior and SSD was statistically significant (Estimate = 1.788, SE = 0.663, z = 2.696, p = 0.019).</w:t>
      </w:r>
    </w:p>
    <w:p>
      <w:pPr>
        <w:pStyle w:val="Normal"/>
        <w:rPr>
          <w:lang w:val="en-GB"/>
        </w:rPr>
      </w:pPr>
      <w:r>
        <w:rPr>
          <w:lang w:val="en-GB"/>
        </w:rPr>
      </w:r>
    </w:p>
    <w:p>
      <w:pPr>
        <w:pStyle w:val="Normal"/>
        <w:rPr>
          <w:lang w:val="en-GB"/>
        </w:rPr>
      </w:pPr>
      <w:r>
        <w:rPr>
          <w:b/>
          <w:bCs/>
          <w:lang w:val="en-GB"/>
        </w:rPr>
        <w:t>Fine Root Specific Density:</w:t>
      </w:r>
      <w:r>
        <w:rPr>
          <w:lang w:val="en-GB"/>
        </w:rPr>
        <w:t xml:space="preserve">  FRSD did not explain seedling’s drought resistance</w:t>
      </w:r>
    </w:p>
    <w:p>
      <w:pPr>
        <w:pStyle w:val="Normal"/>
        <w:rPr>
          <w:lang w:val="en-GB"/>
        </w:rPr>
      </w:pPr>
      <w:r>
        <w:rPr>
          <w:lang w:val="en-GB"/>
        </w:rPr>
      </w:r>
    </w:p>
    <w:p>
      <w:pPr>
        <w:pStyle w:val="Normal"/>
        <w:rPr>
          <w:lang w:val="en-GB"/>
        </w:rPr>
      </w:pPr>
      <w:r>
        <w:rPr>
          <w:b/>
          <w:bCs/>
          <w:lang w:val="en-GB"/>
        </w:rPr>
        <w:t>Main Root Specific Density:</w:t>
      </w:r>
      <w:r>
        <w:rPr>
          <w:lang w:val="en-GB"/>
        </w:rPr>
        <w:t xml:space="preserve"> MRSD Leaf did not explain seedling’s drought resistance</w:t>
      </w:r>
    </w:p>
    <w:p>
      <w:pPr>
        <w:pStyle w:val="Normal"/>
        <w:rPr>
          <w:lang w:val="en-GB"/>
        </w:rPr>
      </w:pPr>
      <w:r>
        <w:rPr>
          <w:lang w:val="en-GB"/>
        </w:rPr>
      </w:r>
    </w:p>
    <w:p>
      <w:pPr>
        <w:pStyle w:val="Normal"/>
        <w:rPr>
          <w:lang w:val="en-GB"/>
        </w:rPr>
      </w:pPr>
      <w:r>
        <w:rPr>
          <w:lang w:val="en-GB"/>
        </w:rPr>
        <w:t xml:space="preserve"> </w:t>
      </w:r>
      <w:r>
        <w:br w:type="page"/>
      </w:r>
    </w:p>
    <w:p>
      <w:pPr>
        <w:pStyle w:val="Normal"/>
        <w:spacing w:before="0" w:after="0"/>
        <w:rPr>
          <w:lang w:val="en-GB"/>
        </w:rPr>
      </w:pPr>
      <w:r>
        <w:rPr>
          <w:b/>
          <w:bCs/>
          <w:lang w:val="en-GB"/>
        </w:rPr>
        <w:t>Question3 : Do traits influence biomass accumulation of survi</w:t>
      </w:r>
      <w:ins w:id="105" w:author="Reviewer" w:date="2024-02-13T10:19:00Z">
        <w:r>
          <w:rPr>
            <w:b/>
            <w:bCs/>
            <w:lang w:val="en-GB"/>
          </w:rPr>
          <w:t>ving</w:t>
        </w:r>
      </w:ins>
      <w:del w:id="106" w:author="Reviewer" w:date="2024-02-13T10:19:00Z">
        <w:r>
          <w:rPr>
            <w:b/>
            <w:bCs/>
            <w:lang w:val="en-GB"/>
          </w:rPr>
          <w:delText>ved</w:delText>
        </w:r>
      </w:del>
      <w:r>
        <w:rPr>
          <w:b/>
          <w:bCs/>
          <w:lang w:val="en-GB"/>
        </w:rPr>
        <w:t xml:space="preserve"> seedlings paired treatments and how does it vary between forest edge and interior?</w:t>
      </w:r>
    </w:p>
    <w:p>
      <w:pPr>
        <w:pStyle w:val="Normal"/>
        <w:rPr>
          <w:lang w:val="en-GB"/>
        </w:rPr>
      </w:pPr>
      <w:r>
        <w:rPr>
          <w:lang w:val="en-GB"/>
        </w:rPr>
      </w:r>
    </w:p>
    <w:p>
      <w:pPr>
        <w:pStyle w:val="Normal"/>
        <w:rPr>
          <w:lang w:val="en-GB"/>
        </w:rPr>
      </w:pPr>
      <w:r>
        <w:rPr>
          <w:b/>
          <w:bCs/>
          <w:lang w:val="en-GB"/>
        </w:rPr>
        <w:t xml:space="preserve">Model: </w:t>
      </w:r>
      <w:r>
        <w:rPr>
          <w:lang w:val="en-GB"/>
        </w:rPr>
        <w:t>lmer(total~treatment*ext_int*PC1 + (1 | species), data=data)</w:t>
      </w:r>
    </w:p>
    <w:p>
      <w:pPr>
        <w:pStyle w:val="Normal"/>
        <w:rPr>
          <w:lang w:val="en-GB"/>
        </w:rPr>
      </w:pPr>
      <w:r>
        <w:rPr>
          <w:lang w:val="en-GB"/>
        </w:rPr>
      </w:r>
    </w:p>
    <w:p>
      <w:pPr>
        <w:pStyle w:val="Normal"/>
        <w:rPr>
          <w:lang w:val="en-GB"/>
        </w:rPr>
      </w:pPr>
      <w:r>
        <w:rPr>
          <w:lang w:val="en-GB"/>
        </w:rPr>
        <w:t xml:space="preserve">Table 5: Linear mixed effect models results to test if traits explain </w:t>
      </w:r>
      <w:commentRangeStart w:id="20"/>
      <w:r>
        <w:rPr>
          <w:lang w:val="en-GB"/>
        </w:rPr>
        <w:t>biomass</w:t>
      </w:r>
      <w:r>
        <w:rPr>
          <w:lang w:val="en-GB"/>
        </w:rPr>
      </w:r>
      <w:commentRangeEnd w:id="20"/>
      <w:r>
        <w:commentReference w:id="20"/>
      </w:r>
      <w:r>
        <w:rPr>
          <w:lang w:val="en-GB"/>
        </w:rPr>
        <w:t xml:space="preserve"> accumulation between paired treatments in forest edge and interior. Column variable contains traits list that were used to test. PC1 and PC2 components were also used. Column name significance has “*” for 5% and “.” for 10% rejecting null hypothesis.</w:t>
      </w:r>
    </w:p>
    <w:tbl>
      <w:tblPr>
        <w:tblW w:w="10262" w:type="dxa"/>
        <w:jc w:val="start"/>
        <w:tblInd w:w="-30" w:type="dxa"/>
        <w:tblLayout w:type="fixed"/>
        <w:tblCellMar>
          <w:top w:w="0" w:type="dxa"/>
          <w:start w:w="30" w:type="dxa"/>
          <w:bottom w:w="0" w:type="dxa"/>
          <w:end w:w="30" w:type="dxa"/>
        </w:tblCellMar>
        <w:tblLook w:firstRow="0" w:noVBand="0" w:lastRow="0" w:firstColumn="0" w:lastColumn="0" w:noHBand="0" w:val="0000"/>
      </w:tblPr>
      <w:tblGrid>
        <w:gridCol w:w="3035"/>
        <w:gridCol w:w="1086"/>
        <w:gridCol w:w="1133"/>
        <w:gridCol w:w="1081"/>
        <w:gridCol w:w="1236"/>
        <w:gridCol w:w="750"/>
        <w:gridCol w:w="1064"/>
        <w:gridCol w:w="875"/>
      </w:tblGrid>
      <w:tr>
        <w:trPr>
          <w:trHeight w:val="256" w:hRule="atLeast"/>
        </w:trPr>
        <w:tc>
          <w:tcPr>
            <w:tcW w:w="3035" w:type="dxa"/>
            <w:tcBorders/>
            <w:vAlign w:val="bottom"/>
          </w:tcPr>
          <w:p>
            <w:pPr>
              <w:pStyle w:val="Normal"/>
              <w:rPr/>
            </w:pPr>
            <w:r>
              <w:rPr/>
            </w:r>
          </w:p>
        </w:tc>
        <w:tc>
          <w:tcPr>
            <w:tcW w:w="1086" w:type="dxa"/>
            <w:tcBorders/>
            <w:vAlign w:val="bottom"/>
          </w:tcPr>
          <w:p>
            <w:pPr>
              <w:pStyle w:val="Normal"/>
              <w:rPr/>
            </w:pPr>
            <w:r>
              <w:rPr/>
              <w:t>Estimate</w:t>
            </w:r>
          </w:p>
        </w:tc>
        <w:tc>
          <w:tcPr>
            <w:tcW w:w="1133" w:type="dxa"/>
            <w:tcBorders/>
            <w:vAlign w:val="bottom"/>
          </w:tcPr>
          <w:p>
            <w:pPr>
              <w:pStyle w:val="Normal"/>
              <w:rPr/>
            </w:pPr>
            <w:r>
              <w:rPr/>
              <w:t>Std. Error</w:t>
            </w:r>
          </w:p>
        </w:tc>
        <w:tc>
          <w:tcPr>
            <w:tcW w:w="1081" w:type="dxa"/>
            <w:tcBorders/>
            <w:vAlign w:val="bottom"/>
          </w:tcPr>
          <w:p>
            <w:pPr>
              <w:pStyle w:val="Normal"/>
              <w:rPr/>
            </w:pPr>
            <w:r>
              <w:rPr/>
              <w:t>df</w:t>
            </w:r>
          </w:p>
        </w:tc>
        <w:tc>
          <w:tcPr>
            <w:tcW w:w="1236" w:type="dxa"/>
            <w:tcBorders/>
            <w:vAlign w:val="bottom"/>
          </w:tcPr>
          <w:p>
            <w:pPr>
              <w:pStyle w:val="Normal"/>
              <w:rPr/>
            </w:pPr>
            <w:r>
              <w:rPr/>
              <w:t>t value</w:t>
            </w:r>
          </w:p>
        </w:tc>
        <w:tc>
          <w:tcPr>
            <w:tcW w:w="750" w:type="dxa"/>
            <w:tcBorders/>
            <w:vAlign w:val="bottom"/>
          </w:tcPr>
          <w:p>
            <w:pPr>
              <w:pStyle w:val="Normal"/>
              <w:rPr/>
            </w:pPr>
            <w:r>
              <w:rPr/>
              <w:t>Pr(&gt;|t|)</w:t>
            </w:r>
          </w:p>
        </w:tc>
        <w:tc>
          <w:tcPr>
            <w:tcW w:w="1064" w:type="dxa"/>
            <w:tcBorders/>
            <w:vAlign w:val="bottom"/>
          </w:tcPr>
          <w:p>
            <w:pPr>
              <w:pStyle w:val="Normal"/>
              <w:rPr/>
            </w:pPr>
            <w:r>
              <w:rPr/>
              <w:t>varibale</w:t>
            </w:r>
          </w:p>
        </w:tc>
        <w:tc>
          <w:tcPr>
            <w:tcW w:w="875" w:type="dxa"/>
            <w:tcBorders/>
            <w:vAlign w:val="bottom"/>
          </w:tcPr>
          <w:p>
            <w:pPr>
              <w:pStyle w:val="Normal"/>
              <w:rPr/>
            </w:pPr>
            <w:r>
              <w:rPr/>
              <w:t>significance</w:t>
            </w:r>
          </w:p>
        </w:tc>
      </w:tr>
      <w:tr>
        <w:trPr>
          <w:trHeight w:val="256" w:hRule="atLeast"/>
        </w:trPr>
        <w:tc>
          <w:tcPr>
            <w:tcW w:w="3035" w:type="dxa"/>
            <w:tcBorders/>
            <w:vAlign w:val="bottom"/>
          </w:tcPr>
          <w:p>
            <w:pPr>
              <w:pStyle w:val="Normal"/>
              <w:rPr/>
            </w:pPr>
            <w:r>
              <w:rPr/>
              <w:t>(Intercept)</w:t>
            </w:r>
          </w:p>
        </w:tc>
        <w:tc>
          <w:tcPr>
            <w:tcW w:w="1086" w:type="dxa"/>
            <w:tcBorders/>
            <w:vAlign w:val="bottom"/>
          </w:tcPr>
          <w:p>
            <w:pPr>
              <w:pStyle w:val="Normal"/>
              <w:jc w:val="end"/>
              <w:rPr/>
            </w:pPr>
            <w:r>
              <w:rPr/>
              <w:t>8.118</w:t>
            </w:r>
          </w:p>
        </w:tc>
        <w:tc>
          <w:tcPr>
            <w:tcW w:w="1133" w:type="dxa"/>
            <w:tcBorders/>
            <w:vAlign w:val="bottom"/>
          </w:tcPr>
          <w:p>
            <w:pPr>
              <w:pStyle w:val="Normal"/>
              <w:jc w:val="end"/>
              <w:rPr/>
            </w:pPr>
            <w:r>
              <w:rPr/>
              <w:t>1.481</w:t>
            </w:r>
          </w:p>
        </w:tc>
        <w:tc>
          <w:tcPr>
            <w:tcW w:w="1081" w:type="dxa"/>
            <w:tcBorders/>
            <w:vAlign w:val="bottom"/>
          </w:tcPr>
          <w:p>
            <w:pPr>
              <w:pStyle w:val="Normal"/>
              <w:jc w:val="end"/>
              <w:rPr/>
            </w:pPr>
            <w:r>
              <w:rPr/>
              <w:t>122.398</w:t>
            </w:r>
          </w:p>
        </w:tc>
        <w:tc>
          <w:tcPr>
            <w:tcW w:w="1236" w:type="dxa"/>
            <w:tcBorders/>
            <w:vAlign w:val="bottom"/>
          </w:tcPr>
          <w:p>
            <w:pPr>
              <w:pStyle w:val="Normal"/>
              <w:jc w:val="end"/>
              <w:rPr/>
            </w:pPr>
            <w:r>
              <w:rPr/>
              <w:t>5.481</w:t>
            </w:r>
          </w:p>
        </w:tc>
        <w:tc>
          <w:tcPr>
            <w:tcW w:w="750" w:type="dxa"/>
            <w:tcBorders/>
            <w:vAlign w:val="bottom"/>
          </w:tcPr>
          <w:p>
            <w:pPr>
              <w:pStyle w:val="Normal"/>
              <w:jc w:val="end"/>
              <w:rPr/>
            </w:pPr>
            <w:r>
              <w:rPr/>
              <w:t>0.000</w:t>
            </w:r>
          </w:p>
        </w:tc>
        <w:tc>
          <w:tcPr>
            <w:tcW w:w="1064" w:type="dxa"/>
            <w:tcBorders/>
            <w:vAlign w:val="bottom"/>
          </w:tcPr>
          <w:p>
            <w:pPr>
              <w:pStyle w:val="Normal"/>
              <w:rPr/>
            </w:pPr>
            <w:r>
              <w:rPr/>
              <w:t>area</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w:t>
            </w:r>
          </w:p>
        </w:tc>
        <w:tc>
          <w:tcPr>
            <w:tcW w:w="1086" w:type="dxa"/>
            <w:tcBorders/>
            <w:vAlign w:val="bottom"/>
          </w:tcPr>
          <w:p>
            <w:pPr>
              <w:pStyle w:val="Normal"/>
              <w:jc w:val="end"/>
              <w:rPr/>
            </w:pPr>
            <w:r>
              <w:rPr/>
              <w:t>0.153</w:t>
            </w:r>
          </w:p>
        </w:tc>
        <w:tc>
          <w:tcPr>
            <w:tcW w:w="1133" w:type="dxa"/>
            <w:tcBorders/>
            <w:vAlign w:val="bottom"/>
          </w:tcPr>
          <w:p>
            <w:pPr>
              <w:pStyle w:val="Normal"/>
              <w:jc w:val="end"/>
              <w:rPr/>
            </w:pPr>
            <w:r>
              <w:rPr/>
              <w:t>2.012</w:t>
            </w:r>
          </w:p>
        </w:tc>
        <w:tc>
          <w:tcPr>
            <w:tcW w:w="1081" w:type="dxa"/>
            <w:tcBorders/>
            <w:vAlign w:val="bottom"/>
          </w:tcPr>
          <w:p>
            <w:pPr>
              <w:pStyle w:val="Normal"/>
              <w:jc w:val="end"/>
              <w:rPr/>
            </w:pPr>
            <w:r>
              <w:rPr/>
              <w:t>552.866</w:t>
            </w:r>
          </w:p>
        </w:tc>
        <w:tc>
          <w:tcPr>
            <w:tcW w:w="1236" w:type="dxa"/>
            <w:tcBorders/>
            <w:vAlign w:val="bottom"/>
          </w:tcPr>
          <w:p>
            <w:pPr>
              <w:pStyle w:val="Normal"/>
              <w:jc w:val="end"/>
              <w:rPr/>
            </w:pPr>
            <w:r>
              <w:rPr/>
              <w:t>0.076</w:t>
            </w:r>
          </w:p>
        </w:tc>
        <w:tc>
          <w:tcPr>
            <w:tcW w:w="750" w:type="dxa"/>
            <w:tcBorders/>
            <w:vAlign w:val="bottom"/>
          </w:tcPr>
          <w:p>
            <w:pPr>
              <w:pStyle w:val="Normal"/>
              <w:jc w:val="end"/>
              <w:rPr/>
            </w:pPr>
            <w:r>
              <w:rPr/>
              <w:t>0.940</w:t>
            </w:r>
          </w:p>
        </w:tc>
        <w:tc>
          <w:tcPr>
            <w:tcW w:w="1064" w:type="dxa"/>
            <w:tcBorders/>
            <w:vAlign w:val="bottom"/>
          </w:tcPr>
          <w:p>
            <w:pPr>
              <w:pStyle w:val="Normal"/>
              <w:rPr/>
            </w:pPr>
            <w:r>
              <w:rPr/>
              <w:t>area</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ext_intINT</w:t>
            </w:r>
          </w:p>
        </w:tc>
        <w:tc>
          <w:tcPr>
            <w:tcW w:w="1086" w:type="dxa"/>
            <w:tcBorders/>
            <w:vAlign w:val="bottom"/>
          </w:tcPr>
          <w:p>
            <w:pPr>
              <w:pStyle w:val="Normal"/>
              <w:jc w:val="end"/>
              <w:rPr/>
            </w:pPr>
            <w:r>
              <w:rPr/>
              <w:t>1.155</w:t>
            </w:r>
          </w:p>
        </w:tc>
        <w:tc>
          <w:tcPr>
            <w:tcW w:w="1133" w:type="dxa"/>
            <w:tcBorders/>
            <w:vAlign w:val="bottom"/>
          </w:tcPr>
          <w:p>
            <w:pPr>
              <w:pStyle w:val="Normal"/>
              <w:jc w:val="end"/>
              <w:rPr/>
            </w:pPr>
            <w:r>
              <w:rPr/>
              <w:t>2.075</w:t>
            </w:r>
          </w:p>
        </w:tc>
        <w:tc>
          <w:tcPr>
            <w:tcW w:w="1081" w:type="dxa"/>
            <w:tcBorders/>
            <w:vAlign w:val="bottom"/>
          </w:tcPr>
          <w:p>
            <w:pPr>
              <w:pStyle w:val="Normal"/>
              <w:jc w:val="end"/>
              <w:rPr/>
            </w:pPr>
            <w:r>
              <w:rPr/>
              <w:t>553.274</w:t>
            </w:r>
          </w:p>
        </w:tc>
        <w:tc>
          <w:tcPr>
            <w:tcW w:w="1236" w:type="dxa"/>
            <w:tcBorders/>
            <w:vAlign w:val="bottom"/>
          </w:tcPr>
          <w:p>
            <w:pPr>
              <w:pStyle w:val="Normal"/>
              <w:jc w:val="end"/>
              <w:rPr/>
            </w:pPr>
            <w:r>
              <w:rPr/>
              <w:t>0.557</w:t>
            </w:r>
          </w:p>
        </w:tc>
        <w:tc>
          <w:tcPr>
            <w:tcW w:w="750" w:type="dxa"/>
            <w:tcBorders/>
            <w:vAlign w:val="bottom"/>
          </w:tcPr>
          <w:p>
            <w:pPr>
              <w:pStyle w:val="Normal"/>
              <w:jc w:val="end"/>
              <w:rPr/>
            </w:pPr>
            <w:r>
              <w:rPr/>
              <w:t>0.578</w:t>
            </w:r>
          </w:p>
        </w:tc>
        <w:tc>
          <w:tcPr>
            <w:tcW w:w="1064" w:type="dxa"/>
            <w:tcBorders/>
            <w:vAlign w:val="bottom"/>
          </w:tcPr>
          <w:p>
            <w:pPr>
              <w:pStyle w:val="Normal"/>
              <w:rPr/>
            </w:pPr>
            <w:r>
              <w:rPr/>
              <w:t>area</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area</w:t>
            </w:r>
          </w:p>
        </w:tc>
        <w:tc>
          <w:tcPr>
            <w:tcW w:w="1086" w:type="dxa"/>
            <w:tcBorders/>
            <w:vAlign w:val="bottom"/>
          </w:tcPr>
          <w:p>
            <w:pPr>
              <w:pStyle w:val="Normal"/>
              <w:jc w:val="end"/>
              <w:rPr/>
            </w:pPr>
            <w:r>
              <w:rPr/>
              <w:t>-0.001</w:t>
            </w:r>
          </w:p>
        </w:tc>
        <w:tc>
          <w:tcPr>
            <w:tcW w:w="1133" w:type="dxa"/>
            <w:tcBorders/>
            <w:vAlign w:val="bottom"/>
          </w:tcPr>
          <w:p>
            <w:pPr>
              <w:pStyle w:val="Normal"/>
              <w:jc w:val="end"/>
              <w:rPr/>
            </w:pPr>
            <w:r>
              <w:rPr/>
              <w:t>0.016</w:t>
            </w:r>
          </w:p>
        </w:tc>
        <w:tc>
          <w:tcPr>
            <w:tcW w:w="1081" w:type="dxa"/>
            <w:tcBorders/>
            <w:vAlign w:val="bottom"/>
          </w:tcPr>
          <w:p>
            <w:pPr>
              <w:pStyle w:val="Normal"/>
              <w:jc w:val="end"/>
              <w:rPr/>
            </w:pPr>
            <w:r>
              <w:rPr/>
              <w:t>120.733</w:t>
            </w:r>
          </w:p>
        </w:tc>
        <w:tc>
          <w:tcPr>
            <w:tcW w:w="1236" w:type="dxa"/>
            <w:tcBorders/>
            <w:vAlign w:val="bottom"/>
          </w:tcPr>
          <w:p>
            <w:pPr>
              <w:pStyle w:val="Normal"/>
              <w:jc w:val="end"/>
              <w:rPr/>
            </w:pPr>
            <w:r>
              <w:rPr/>
              <w:t>-0.085</w:t>
            </w:r>
          </w:p>
        </w:tc>
        <w:tc>
          <w:tcPr>
            <w:tcW w:w="750" w:type="dxa"/>
            <w:tcBorders/>
            <w:vAlign w:val="bottom"/>
          </w:tcPr>
          <w:p>
            <w:pPr>
              <w:pStyle w:val="Normal"/>
              <w:jc w:val="end"/>
              <w:rPr/>
            </w:pPr>
            <w:r>
              <w:rPr/>
              <w:t>0.933</w:t>
            </w:r>
          </w:p>
        </w:tc>
        <w:tc>
          <w:tcPr>
            <w:tcW w:w="1064" w:type="dxa"/>
            <w:tcBorders/>
            <w:vAlign w:val="bottom"/>
          </w:tcPr>
          <w:p>
            <w:pPr>
              <w:pStyle w:val="Normal"/>
              <w:rPr/>
            </w:pPr>
            <w:r>
              <w:rPr/>
              <w:t>area</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treatmentD:ext_intINT</w:t>
            </w:r>
          </w:p>
        </w:tc>
        <w:tc>
          <w:tcPr>
            <w:tcW w:w="1086" w:type="dxa"/>
            <w:tcBorders/>
            <w:vAlign w:val="bottom"/>
          </w:tcPr>
          <w:p>
            <w:pPr>
              <w:pStyle w:val="Normal"/>
              <w:jc w:val="end"/>
              <w:rPr/>
            </w:pPr>
            <w:r>
              <w:rPr/>
              <w:t>0.607</w:t>
            </w:r>
          </w:p>
        </w:tc>
        <w:tc>
          <w:tcPr>
            <w:tcW w:w="1133" w:type="dxa"/>
            <w:tcBorders/>
            <w:vAlign w:val="bottom"/>
          </w:tcPr>
          <w:p>
            <w:pPr>
              <w:pStyle w:val="Normal"/>
              <w:jc w:val="end"/>
              <w:rPr/>
            </w:pPr>
            <w:r>
              <w:rPr/>
              <w:t>2.908</w:t>
            </w:r>
          </w:p>
        </w:tc>
        <w:tc>
          <w:tcPr>
            <w:tcW w:w="1081" w:type="dxa"/>
            <w:tcBorders/>
            <w:vAlign w:val="bottom"/>
          </w:tcPr>
          <w:p>
            <w:pPr>
              <w:pStyle w:val="Normal"/>
              <w:jc w:val="end"/>
              <w:rPr/>
            </w:pPr>
            <w:r>
              <w:rPr/>
              <w:t>553.236</w:t>
            </w:r>
          </w:p>
        </w:tc>
        <w:tc>
          <w:tcPr>
            <w:tcW w:w="1236" w:type="dxa"/>
            <w:tcBorders/>
            <w:vAlign w:val="bottom"/>
          </w:tcPr>
          <w:p>
            <w:pPr>
              <w:pStyle w:val="Normal"/>
              <w:jc w:val="end"/>
              <w:rPr/>
            </w:pPr>
            <w:r>
              <w:rPr/>
              <w:t>0.209</w:t>
            </w:r>
          </w:p>
        </w:tc>
        <w:tc>
          <w:tcPr>
            <w:tcW w:w="750" w:type="dxa"/>
            <w:tcBorders/>
            <w:vAlign w:val="bottom"/>
          </w:tcPr>
          <w:p>
            <w:pPr>
              <w:pStyle w:val="Normal"/>
              <w:jc w:val="end"/>
              <w:rPr/>
            </w:pPr>
            <w:r>
              <w:rPr/>
              <w:t>0.835</w:t>
            </w:r>
          </w:p>
        </w:tc>
        <w:tc>
          <w:tcPr>
            <w:tcW w:w="1064" w:type="dxa"/>
            <w:tcBorders/>
            <w:vAlign w:val="bottom"/>
          </w:tcPr>
          <w:p>
            <w:pPr>
              <w:pStyle w:val="Normal"/>
              <w:rPr/>
            </w:pPr>
            <w:r>
              <w:rPr/>
              <w:t>area</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treatmentD:area</w:t>
            </w:r>
          </w:p>
        </w:tc>
        <w:tc>
          <w:tcPr>
            <w:tcW w:w="1086" w:type="dxa"/>
            <w:tcBorders/>
            <w:vAlign w:val="bottom"/>
          </w:tcPr>
          <w:p>
            <w:pPr>
              <w:pStyle w:val="Normal"/>
              <w:jc w:val="end"/>
              <w:rPr/>
            </w:pPr>
            <w:r>
              <w:rPr/>
              <w:t>-0.001</w:t>
            </w:r>
          </w:p>
        </w:tc>
        <w:tc>
          <w:tcPr>
            <w:tcW w:w="1133" w:type="dxa"/>
            <w:tcBorders/>
            <w:vAlign w:val="bottom"/>
          </w:tcPr>
          <w:p>
            <w:pPr>
              <w:pStyle w:val="Normal"/>
              <w:jc w:val="end"/>
              <w:rPr/>
            </w:pPr>
            <w:r>
              <w:rPr/>
              <w:t>0.022</w:t>
            </w:r>
          </w:p>
        </w:tc>
        <w:tc>
          <w:tcPr>
            <w:tcW w:w="1081" w:type="dxa"/>
            <w:tcBorders/>
            <w:vAlign w:val="bottom"/>
          </w:tcPr>
          <w:p>
            <w:pPr>
              <w:pStyle w:val="Normal"/>
              <w:jc w:val="end"/>
              <w:rPr/>
            </w:pPr>
            <w:r>
              <w:rPr/>
              <w:t>554.229</w:t>
            </w:r>
          </w:p>
        </w:tc>
        <w:tc>
          <w:tcPr>
            <w:tcW w:w="1236" w:type="dxa"/>
            <w:tcBorders/>
            <w:vAlign w:val="bottom"/>
          </w:tcPr>
          <w:p>
            <w:pPr>
              <w:pStyle w:val="Normal"/>
              <w:jc w:val="end"/>
              <w:rPr/>
            </w:pPr>
            <w:r>
              <w:rPr/>
              <w:t>-0.023</w:t>
            </w:r>
          </w:p>
        </w:tc>
        <w:tc>
          <w:tcPr>
            <w:tcW w:w="750" w:type="dxa"/>
            <w:tcBorders/>
            <w:vAlign w:val="bottom"/>
          </w:tcPr>
          <w:p>
            <w:pPr>
              <w:pStyle w:val="Normal"/>
              <w:jc w:val="end"/>
              <w:rPr/>
            </w:pPr>
            <w:r>
              <w:rPr/>
              <w:t>0.982</w:t>
            </w:r>
          </w:p>
        </w:tc>
        <w:tc>
          <w:tcPr>
            <w:tcW w:w="1064" w:type="dxa"/>
            <w:tcBorders/>
            <w:vAlign w:val="bottom"/>
          </w:tcPr>
          <w:p>
            <w:pPr>
              <w:pStyle w:val="Normal"/>
              <w:rPr/>
            </w:pPr>
            <w:r>
              <w:rPr/>
              <w:t>area</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ext_intINT:area</w:t>
            </w:r>
          </w:p>
        </w:tc>
        <w:tc>
          <w:tcPr>
            <w:tcW w:w="1086" w:type="dxa"/>
            <w:tcBorders/>
            <w:vAlign w:val="bottom"/>
          </w:tcPr>
          <w:p>
            <w:pPr>
              <w:pStyle w:val="Normal"/>
              <w:jc w:val="end"/>
              <w:rPr/>
            </w:pPr>
            <w:r>
              <w:rPr/>
              <w:t>0.004</w:t>
            </w:r>
          </w:p>
        </w:tc>
        <w:tc>
          <w:tcPr>
            <w:tcW w:w="1133" w:type="dxa"/>
            <w:tcBorders/>
            <w:vAlign w:val="bottom"/>
          </w:tcPr>
          <w:p>
            <w:pPr>
              <w:pStyle w:val="Normal"/>
              <w:jc w:val="end"/>
              <w:rPr/>
            </w:pPr>
            <w:r>
              <w:rPr/>
              <w:t>0.023</w:t>
            </w:r>
          </w:p>
        </w:tc>
        <w:tc>
          <w:tcPr>
            <w:tcW w:w="1081" w:type="dxa"/>
            <w:tcBorders/>
            <w:vAlign w:val="bottom"/>
          </w:tcPr>
          <w:p>
            <w:pPr>
              <w:pStyle w:val="Normal"/>
              <w:jc w:val="end"/>
              <w:rPr/>
            </w:pPr>
            <w:r>
              <w:rPr/>
              <w:t>554.214</w:t>
            </w:r>
          </w:p>
        </w:tc>
        <w:tc>
          <w:tcPr>
            <w:tcW w:w="1236" w:type="dxa"/>
            <w:tcBorders/>
            <w:vAlign w:val="bottom"/>
          </w:tcPr>
          <w:p>
            <w:pPr>
              <w:pStyle w:val="Normal"/>
              <w:jc w:val="end"/>
              <w:rPr/>
            </w:pPr>
            <w:r>
              <w:rPr/>
              <w:t>0.171</w:t>
            </w:r>
          </w:p>
        </w:tc>
        <w:tc>
          <w:tcPr>
            <w:tcW w:w="750" w:type="dxa"/>
            <w:tcBorders/>
            <w:vAlign w:val="bottom"/>
          </w:tcPr>
          <w:p>
            <w:pPr>
              <w:pStyle w:val="Normal"/>
              <w:jc w:val="end"/>
              <w:rPr/>
            </w:pPr>
            <w:r>
              <w:rPr/>
              <w:t>0.864</w:t>
            </w:r>
          </w:p>
        </w:tc>
        <w:tc>
          <w:tcPr>
            <w:tcW w:w="1064" w:type="dxa"/>
            <w:tcBorders/>
            <w:vAlign w:val="bottom"/>
          </w:tcPr>
          <w:p>
            <w:pPr>
              <w:pStyle w:val="Normal"/>
              <w:rPr/>
            </w:pPr>
            <w:r>
              <w:rPr/>
              <w:t>area</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treatmentD:ext_intINT:area</w:t>
            </w:r>
          </w:p>
        </w:tc>
        <w:tc>
          <w:tcPr>
            <w:tcW w:w="1086" w:type="dxa"/>
            <w:tcBorders/>
            <w:vAlign w:val="bottom"/>
          </w:tcPr>
          <w:p>
            <w:pPr>
              <w:pStyle w:val="Normal"/>
              <w:jc w:val="end"/>
              <w:rPr/>
            </w:pPr>
            <w:r>
              <w:rPr/>
              <w:t>-0.017</w:t>
            </w:r>
          </w:p>
        </w:tc>
        <w:tc>
          <w:tcPr>
            <w:tcW w:w="1133" w:type="dxa"/>
            <w:tcBorders/>
            <w:vAlign w:val="bottom"/>
          </w:tcPr>
          <w:p>
            <w:pPr>
              <w:pStyle w:val="Normal"/>
              <w:jc w:val="end"/>
              <w:rPr/>
            </w:pPr>
            <w:r>
              <w:rPr/>
              <w:t>0.032</w:t>
            </w:r>
          </w:p>
        </w:tc>
        <w:tc>
          <w:tcPr>
            <w:tcW w:w="1081" w:type="dxa"/>
            <w:tcBorders/>
            <w:vAlign w:val="bottom"/>
          </w:tcPr>
          <w:p>
            <w:pPr>
              <w:pStyle w:val="Normal"/>
              <w:jc w:val="end"/>
              <w:rPr/>
            </w:pPr>
            <w:r>
              <w:rPr/>
              <w:t>554.144</w:t>
            </w:r>
          </w:p>
        </w:tc>
        <w:tc>
          <w:tcPr>
            <w:tcW w:w="1236" w:type="dxa"/>
            <w:tcBorders/>
            <w:vAlign w:val="bottom"/>
          </w:tcPr>
          <w:p>
            <w:pPr>
              <w:pStyle w:val="Normal"/>
              <w:jc w:val="end"/>
              <w:rPr/>
            </w:pPr>
            <w:r>
              <w:rPr/>
              <w:t>-0.530</w:t>
            </w:r>
          </w:p>
        </w:tc>
        <w:tc>
          <w:tcPr>
            <w:tcW w:w="750" w:type="dxa"/>
            <w:tcBorders/>
            <w:vAlign w:val="bottom"/>
          </w:tcPr>
          <w:p>
            <w:pPr>
              <w:pStyle w:val="Normal"/>
              <w:jc w:val="end"/>
              <w:rPr/>
            </w:pPr>
            <w:r>
              <w:rPr/>
              <w:t>0.596</w:t>
            </w:r>
          </w:p>
        </w:tc>
        <w:tc>
          <w:tcPr>
            <w:tcW w:w="1064" w:type="dxa"/>
            <w:tcBorders/>
            <w:vAlign w:val="bottom"/>
          </w:tcPr>
          <w:p>
            <w:pPr>
              <w:pStyle w:val="Normal"/>
              <w:rPr/>
            </w:pPr>
            <w:r>
              <w:rPr/>
              <w:t>area</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(Intercept)</w:t>
            </w:r>
          </w:p>
        </w:tc>
        <w:tc>
          <w:tcPr>
            <w:tcW w:w="1086" w:type="dxa"/>
            <w:tcBorders/>
            <w:vAlign w:val="bottom"/>
          </w:tcPr>
          <w:p>
            <w:pPr>
              <w:pStyle w:val="Normal"/>
              <w:jc w:val="end"/>
              <w:rPr/>
            </w:pPr>
            <w:r>
              <w:rPr/>
              <w:t>7.948</w:t>
            </w:r>
          </w:p>
        </w:tc>
        <w:tc>
          <w:tcPr>
            <w:tcW w:w="1133" w:type="dxa"/>
            <w:tcBorders/>
            <w:vAlign w:val="bottom"/>
          </w:tcPr>
          <w:p>
            <w:pPr>
              <w:pStyle w:val="Normal"/>
              <w:jc w:val="end"/>
              <w:rPr/>
            </w:pPr>
            <w:r>
              <w:rPr/>
              <w:t>1.966</w:t>
            </w:r>
          </w:p>
        </w:tc>
        <w:tc>
          <w:tcPr>
            <w:tcW w:w="1081" w:type="dxa"/>
            <w:tcBorders/>
            <w:vAlign w:val="bottom"/>
          </w:tcPr>
          <w:p>
            <w:pPr>
              <w:pStyle w:val="Normal"/>
              <w:jc w:val="end"/>
              <w:rPr/>
            </w:pPr>
            <w:r>
              <w:rPr/>
              <w:t>106.931</w:t>
            </w:r>
          </w:p>
        </w:tc>
        <w:tc>
          <w:tcPr>
            <w:tcW w:w="1236" w:type="dxa"/>
            <w:tcBorders/>
            <w:vAlign w:val="bottom"/>
          </w:tcPr>
          <w:p>
            <w:pPr>
              <w:pStyle w:val="Normal"/>
              <w:jc w:val="end"/>
              <w:rPr/>
            </w:pPr>
            <w:r>
              <w:rPr/>
              <w:t>4.042</w:t>
            </w:r>
          </w:p>
        </w:tc>
        <w:tc>
          <w:tcPr>
            <w:tcW w:w="750" w:type="dxa"/>
            <w:tcBorders/>
            <w:vAlign w:val="bottom"/>
          </w:tcPr>
          <w:p>
            <w:pPr>
              <w:pStyle w:val="Normal"/>
              <w:jc w:val="end"/>
              <w:rPr/>
            </w:pPr>
            <w:r>
              <w:rPr/>
              <w:t>0.000</w:t>
            </w:r>
          </w:p>
        </w:tc>
        <w:tc>
          <w:tcPr>
            <w:tcW w:w="1064" w:type="dxa"/>
            <w:tcBorders/>
            <w:vAlign w:val="bottom"/>
          </w:tcPr>
          <w:p>
            <w:pPr>
              <w:pStyle w:val="Normal"/>
              <w:rPr/>
            </w:pPr>
            <w:r>
              <w:rPr/>
              <w:t>ldmc</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w:t>
            </w:r>
          </w:p>
        </w:tc>
        <w:tc>
          <w:tcPr>
            <w:tcW w:w="1086" w:type="dxa"/>
            <w:tcBorders/>
            <w:vAlign w:val="bottom"/>
          </w:tcPr>
          <w:p>
            <w:pPr>
              <w:pStyle w:val="Normal"/>
              <w:jc w:val="end"/>
              <w:rPr/>
            </w:pPr>
            <w:r>
              <w:rPr/>
              <w:t>-1.290</w:t>
            </w:r>
          </w:p>
        </w:tc>
        <w:tc>
          <w:tcPr>
            <w:tcW w:w="1133" w:type="dxa"/>
            <w:tcBorders/>
            <w:vAlign w:val="bottom"/>
          </w:tcPr>
          <w:p>
            <w:pPr>
              <w:pStyle w:val="Normal"/>
              <w:jc w:val="end"/>
              <w:rPr/>
            </w:pPr>
            <w:r>
              <w:rPr/>
              <w:t>2.694</w:t>
            </w:r>
          </w:p>
        </w:tc>
        <w:tc>
          <w:tcPr>
            <w:tcW w:w="1081" w:type="dxa"/>
            <w:tcBorders/>
            <w:vAlign w:val="bottom"/>
          </w:tcPr>
          <w:p>
            <w:pPr>
              <w:pStyle w:val="Normal"/>
              <w:jc w:val="end"/>
              <w:rPr/>
            </w:pPr>
            <w:r>
              <w:rPr/>
              <w:t>555.920</w:t>
            </w:r>
          </w:p>
        </w:tc>
        <w:tc>
          <w:tcPr>
            <w:tcW w:w="1236" w:type="dxa"/>
            <w:tcBorders/>
            <w:vAlign w:val="bottom"/>
          </w:tcPr>
          <w:p>
            <w:pPr>
              <w:pStyle w:val="Normal"/>
              <w:jc w:val="end"/>
              <w:rPr/>
            </w:pPr>
            <w:r>
              <w:rPr/>
              <w:t>-0.479</w:t>
            </w:r>
          </w:p>
        </w:tc>
        <w:tc>
          <w:tcPr>
            <w:tcW w:w="750" w:type="dxa"/>
            <w:tcBorders/>
            <w:vAlign w:val="bottom"/>
          </w:tcPr>
          <w:p>
            <w:pPr>
              <w:pStyle w:val="Normal"/>
              <w:jc w:val="end"/>
              <w:rPr/>
            </w:pPr>
            <w:r>
              <w:rPr/>
              <w:t>0.632</w:t>
            </w:r>
          </w:p>
        </w:tc>
        <w:tc>
          <w:tcPr>
            <w:tcW w:w="1064" w:type="dxa"/>
            <w:tcBorders/>
            <w:vAlign w:val="bottom"/>
          </w:tcPr>
          <w:p>
            <w:pPr>
              <w:pStyle w:val="Normal"/>
              <w:rPr/>
            </w:pPr>
            <w:r>
              <w:rPr/>
              <w:t>ldmc</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ext_intINT</w:t>
            </w:r>
          </w:p>
        </w:tc>
        <w:tc>
          <w:tcPr>
            <w:tcW w:w="1086" w:type="dxa"/>
            <w:tcBorders/>
            <w:vAlign w:val="bottom"/>
          </w:tcPr>
          <w:p>
            <w:pPr>
              <w:pStyle w:val="Normal"/>
              <w:jc w:val="end"/>
              <w:rPr/>
            </w:pPr>
            <w:r>
              <w:rPr/>
              <w:t>3.721</w:t>
            </w:r>
          </w:p>
        </w:tc>
        <w:tc>
          <w:tcPr>
            <w:tcW w:w="1133" w:type="dxa"/>
            <w:tcBorders/>
            <w:vAlign w:val="bottom"/>
          </w:tcPr>
          <w:p>
            <w:pPr>
              <w:pStyle w:val="Normal"/>
              <w:jc w:val="end"/>
              <w:rPr/>
            </w:pPr>
            <w:r>
              <w:rPr/>
              <w:t>2.761</w:t>
            </w:r>
          </w:p>
        </w:tc>
        <w:tc>
          <w:tcPr>
            <w:tcW w:w="1081" w:type="dxa"/>
            <w:tcBorders/>
            <w:vAlign w:val="bottom"/>
          </w:tcPr>
          <w:p>
            <w:pPr>
              <w:pStyle w:val="Normal"/>
              <w:jc w:val="end"/>
              <w:rPr/>
            </w:pPr>
            <w:r>
              <w:rPr/>
              <w:t>553.857</w:t>
            </w:r>
          </w:p>
        </w:tc>
        <w:tc>
          <w:tcPr>
            <w:tcW w:w="1236" w:type="dxa"/>
            <w:tcBorders/>
            <w:vAlign w:val="bottom"/>
          </w:tcPr>
          <w:p>
            <w:pPr>
              <w:pStyle w:val="Normal"/>
              <w:jc w:val="end"/>
              <w:rPr/>
            </w:pPr>
            <w:r>
              <w:rPr/>
              <w:t>1.348</w:t>
            </w:r>
          </w:p>
        </w:tc>
        <w:tc>
          <w:tcPr>
            <w:tcW w:w="750" w:type="dxa"/>
            <w:tcBorders/>
            <w:vAlign w:val="bottom"/>
          </w:tcPr>
          <w:p>
            <w:pPr>
              <w:pStyle w:val="Normal"/>
              <w:jc w:val="end"/>
              <w:rPr/>
            </w:pPr>
            <w:r>
              <w:rPr/>
              <w:t>0.178</w:t>
            </w:r>
          </w:p>
        </w:tc>
        <w:tc>
          <w:tcPr>
            <w:tcW w:w="1064" w:type="dxa"/>
            <w:tcBorders/>
            <w:vAlign w:val="bottom"/>
          </w:tcPr>
          <w:p>
            <w:pPr>
              <w:pStyle w:val="Normal"/>
              <w:rPr/>
            </w:pPr>
            <w:r>
              <w:rPr/>
              <w:t>ldmc</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ldmc</w:t>
            </w:r>
          </w:p>
        </w:tc>
        <w:tc>
          <w:tcPr>
            <w:tcW w:w="1086" w:type="dxa"/>
            <w:tcBorders/>
            <w:vAlign w:val="bottom"/>
          </w:tcPr>
          <w:p>
            <w:pPr>
              <w:pStyle w:val="Normal"/>
              <w:jc w:val="end"/>
              <w:rPr/>
            </w:pPr>
            <w:r>
              <w:rPr/>
              <w:t>0.168</w:t>
            </w:r>
          </w:p>
        </w:tc>
        <w:tc>
          <w:tcPr>
            <w:tcW w:w="1133" w:type="dxa"/>
            <w:tcBorders/>
            <w:vAlign w:val="bottom"/>
          </w:tcPr>
          <w:p>
            <w:pPr>
              <w:pStyle w:val="Normal"/>
              <w:jc w:val="end"/>
              <w:rPr/>
            </w:pPr>
            <w:r>
              <w:rPr/>
              <w:t>6.110</w:t>
            </w:r>
          </w:p>
        </w:tc>
        <w:tc>
          <w:tcPr>
            <w:tcW w:w="1081" w:type="dxa"/>
            <w:tcBorders/>
            <w:vAlign w:val="bottom"/>
          </w:tcPr>
          <w:p>
            <w:pPr>
              <w:pStyle w:val="Normal"/>
              <w:jc w:val="end"/>
              <w:rPr/>
            </w:pPr>
            <w:r>
              <w:rPr/>
              <w:t>114.723</w:t>
            </w:r>
          </w:p>
        </w:tc>
        <w:tc>
          <w:tcPr>
            <w:tcW w:w="1236" w:type="dxa"/>
            <w:tcBorders/>
            <w:vAlign w:val="bottom"/>
          </w:tcPr>
          <w:p>
            <w:pPr>
              <w:pStyle w:val="Normal"/>
              <w:jc w:val="end"/>
              <w:rPr/>
            </w:pPr>
            <w:r>
              <w:rPr/>
              <w:t>0.028</w:t>
            </w:r>
          </w:p>
        </w:tc>
        <w:tc>
          <w:tcPr>
            <w:tcW w:w="750" w:type="dxa"/>
            <w:tcBorders/>
            <w:vAlign w:val="bottom"/>
          </w:tcPr>
          <w:p>
            <w:pPr>
              <w:pStyle w:val="Normal"/>
              <w:jc w:val="end"/>
              <w:rPr/>
            </w:pPr>
            <w:r>
              <w:rPr/>
              <w:t>0.978</w:t>
            </w:r>
          </w:p>
        </w:tc>
        <w:tc>
          <w:tcPr>
            <w:tcW w:w="1064" w:type="dxa"/>
            <w:tcBorders/>
            <w:vAlign w:val="bottom"/>
          </w:tcPr>
          <w:p>
            <w:pPr>
              <w:pStyle w:val="Normal"/>
              <w:rPr/>
            </w:pPr>
            <w:r>
              <w:rPr/>
              <w:t>ldmc</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treatmentD:ext_intINT</w:t>
            </w:r>
          </w:p>
        </w:tc>
        <w:tc>
          <w:tcPr>
            <w:tcW w:w="1086" w:type="dxa"/>
            <w:tcBorders/>
            <w:vAlign w:val="bottom"/>
          </w:tcPr>
          <w:p>
            <w:pPr>
              <w:pStyle w:val="Normal"/>
              <w:jc w:val="end"/>
              <w:rPr/>
            </w:pPr>
            <w:r>
              <w:rPr/>
              <w:t>-0.729</w:t>
            </w:r>
          </w:p>
        </w:tc>
        <w:tc>
          <w:tcPr>
            <w:tcW w:w="1133" w:type="dxa"/>
            <w:tcBorders/>
            <w:vAlign w:val="bottom"/>
          </w:tcPr>
          <w:p>
            <w:pPr>
              <w:pStyle w:val="Normal"/>
              <w:jc w:val="end"/>
              <w:rPr/>
            </w:pPr>
            <w:r>
              <w:rPr/>
              <w:t>3.910</w:t>
            </w:r>
          </w:p>
        </w:tc>
        <w:tc>
          <w:tcPr>
            <w:tcW w:w="1081" w:type="dxa"/>
            <w:tcBorders/>
            <w:vAlign w:val="bottom"/>
          </w:tcPr>
          <w:p>
            <w:pPr>
              <w:pStyle w:val="Normal"/>
              <w:jc w:val="end"/>
              <w:rPr/>
            </w:pPr>
            <w:r>
              <w:rPr/>
              <w:t>554.774</w:t>
            </w:r>
          </w:p>
        </w:tc>
        <w:tc>
          <w:tcPr>
            <w:tcW w:w="1236" w:type="dxa"/>
            <w:tcBorders/>
            <w:vAlign w:val="bottom"/>
          </w:tcPr>
          <w:p>
            <w:pPr>
              <w:pStyle w:val="Normal"/>
              <w:jc w:val="end"/>
              <w:rPr/>
            </w:pPr>
            <w:r>
              <w:rPr/>
              <w:t>-0.187</w:t>
            </w:r>
          </w:p>
        </w:tc>
        <w:tc>
          <w:tcPr>
            <w:tcW w:w="750" w:type="dxa"/>
            <w:tcBorders/>
            <w:vAlign w:val="bottom"/>
          </w:tcPr>
          <w:p>
            <w:pPr>
              <w:pStyle w:val="Normal"/>
              <w:jc w:val="end"/>
              <w:rPr/>
            </w:pPr>
            <w:r>
              <w:rPr/>
              <w:t>0.852</w:t>
            </w:r>
          </w:p>
        </w:tc>
        <w:tc>
          <w:tcPr>
            <w:tcW w:w="1064" w:type="dxa"/>
            <w:tcBorders/>
            <w:vAlign w:val="bottom"/>
          </w:tcPr>
          <w:p>
            <w:pPr>
              <w:pStyle w:val="Normal"/>
              <w:rPr/>
            </w:pPr>
            <w:r>
              <w:rPr/>
              <w:t>ldmc</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treatmentD:ldmc</w:t>
            </w:r>
          </w:p>
        </w:tc>
        <w:tc>
          <w:tcPr>
            <w:tcW w:w="1086" w:type="dxa"/>
            <w:tcBorders/>
            <w:vAlign w:val="bottom"/>
          </w:tcPr>
          <w:p>
            <w:pPr>
              <w:pStyle w:val="Normal"/>
              <w:jc w:val="end"/>
              <w:rPr/>
            </w:pPr>
            <w:r>
              <w:rPr/>
              <w:t>4.495</w:t>
            </w:r>
          </w:p>
        </w:tc>
        <w:tc>
          <w:tcPr>
            <w:tcW w:w="1133" w:type="dxa"/>
            <w:tcBorders/>
            <w:vAlign w:val="bottom"/>
          </w:tcPr>
          <w:p>
            <w:pPr>
              <w:pStyle w:val="Normal"/>
              <w:jc w:val="end"/>
              <w:rPr/>
            </w:pPr>
            <w:r>
              <w:rPr/>
              <w:t>8.378</w:t>
            </w:r>
          </w:p>
        </w:tc>
        <w:tc>
          <w:tcPr>
            <w:tcW w:w="1081" w:type="dxa"/>
            <w:tcBorders/>
            <w:vAlign w:val="bottom"/>
          </w:tcPr>
          <w:p>
            <w:pPr>
              <w:pStyle w:val="Normal"/>
              <w:jc w:val="end"/>
              <w:rPr/>
            </w:pPr>
            <w:r>
              <w:rPr/>
              <w:t>555.252</w:t>
            </w:r>
          </w:p>
        </w:tc>
        <w:tc>
          <w:tcPr>
            <w:tcW w:w="1236" w:type="dxa"/>
            <w:tcBorders/>
            <w:vAlign w:val="bottom"/>
          </w:tcPr>
          <w:p>
            <w:pPr>
              <w:pStyle w:val="Normal"/>
              <w:jc w:val="end"/>
              <w:rPr/>
            </w:pPr>
            <w:r>
              <w:rPr/>
              <w:t>0.537</w:t>
            </w:r>
          </w:p>
        </w:tc>
        <w:tc>
          <w:tcPr>
            <w:tcW w:w="750" w:type="dxa"/>
            <w:tcBorders/>
            <w:vAlign w:val="bottom"/>
          </w:tcPr>
          <w:p>
            <w:pPr>
              <w:pStyle w:val="Normal"/>
              <w:jc w:val="end"/>
              <w:rPr/>
            </w:pPr>
            <w:r>
              <w:rPr/>
              <w:t>0.592</w:t>
            </w:r>
          </w:p>
        </w:tc>
        <w:tc>
          <w:tcPr>
            <w:tcW w:w="1064" w:type="dxa"/>
            <w:tcBorders/>
            <w:vAlign w:val="bottom"/>
          </w:tcPr>
          <w:p>
            <w:pPr>
              <w:pStyle w:val="Normal"/>
              <w:rPr/>
            </w:pPr>
            <w:r>
              <w:rPr/>
              <w:t>ldmc</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ext_intINT:ldmc</w:t>
            </w:r>
          </w:p>
        </w:tc>
        <w:tc>
          <w:tcPr>
            <w:tcW w:w="1086" w:type="dxa"/>
            <w:tcBorders/>
            <w:vAlign w:val="bottom"/>
          </w:tcPr>
          <w:p>
            <w:pPr>
              <w:pStyle w:val="Normal"/>
              <w:jc w:val="end"/>
              <w:rPr/>
            </w:pPr>
            <w:r>
              <w:rPr/>
              <w:t>-7.207</w:t>
            </w:r>
          </w:p>
        </w:tc>
        <w:tc>
          <w:tcPr>
            <w:tcW w:w="1133" w:type="dxa"/>
            <w:tcBorders/>
            <w:vAlign w:val="bottom"/>
          </w:tcPr>
          <w:p>
            <w:pPr>
              <w:pStyle w:val="Normal"/>
              <w:jc w:val="end"/>
              <w:rPr/>
            </w:pPr>
            <w:r>
              <w:rPr/>
              <w:t>8.602</w:t>
            </w:r>
          </w:p>
        </w:tc>
        <w:tc>
          <w:tcPr>
            <w:tcW w:w="1081" w:type="dxa"/>
            <w:tcBorders/>
            <w:vAlign w:val="bottom"/>
          </w:tcPr>
          <w:p>
            <w:pPr>
              <w:pStyle w:val="Normal"/>
              <w:jc w:val="end"/>
              <w:rPr/>
            </w:pPr>
            <w:r>
              <w:rPr/>
              <w:t>553.347</w:t>
            </w:r>
          </w:p>
        </w:tc>
        <w:tc>
          <w:tcPr>
            <w:tcW w:w="1236" w:type="dxa"/>
            <w:tcBorders/>
            <w:vAlign w:val="bottom"/>
          </w:tcPr>
          <w:p>
            <w:pPr>
              <w:pStyle w:val="Normal"/>
              <w:jc w:val="end"/>
              <w:rPr/>
            </w:pPr>
            <w:r>
              <w:rPr/>
              <w:t>-0.838</w:t>
            </w:r>
          </w:p>
        </w:tc>
        <w:tc>
          <w:tcPr>
            <w:tcW w:w="750" w:type="dxa"/>
            <w:tcBorders/>
            <w:vAlign w:val="bottom"/>
          </w:tcPr>
          <w:p>
            <w:pPr>
              <w:pStyle w:val="Normal"/>
              <w:jc w:val="end"/>
              <w:rPr/>
            </w:pPr>
            <w:r>
              <w:rPr/>
              <w:t>0.402</w:t>
            </w:r>
          </w:p>
        </w:tc>
        <w:tc>
          <w:tcPr>
            <w:tcW w:w="1064" w:type="dxa"/>
            <w:tcBorders/>
            <w:vAlign w:val="bottom"/>
          </w:tcPr>
          <w:p>
            <w:pPr>
              <w:pStyle w:val="Normal"/>
              <w:rPr/>
            </w:pPr>
            <w:r>
              <w:rPr/>
              <w:t>ldmc</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treatmentD:ext_intINT:ldmc</w:t>
            </w:r>
          </w:p>
        </w:tc>
        <w:tc>
          <w:tcPr>
            <w:tcW w:w="1086" w:type="dxa"/>
            <w:tcBorders/>
            <w:vAlign w:val="bottom"/>
          </w:tcPr>
          <w:p>
            <w:pPr>
              <w:pStyle w:val="Normal"/>
              <w:jc w:val="end"/>
              <w:rPr/>
            </w:pPr>
            <w:r>
              <w:rPr/>
              <w:t>-0.334</w:t>
            </w:r>
          </w:p>
        </w:tc>
        <w:tc>
          <w:tcPr>
            <w:tcW w:w="1133" w:type="dxa"/>
            <w:tcBorders/>
            <w:vAlign w:val="bottom"/>
          </w:tcPr>
          <w:p>
            <w:pPr>
              <w:pStyle w:val="Normal"/>
              <w:jc w:val="end"/>
              <w:rPr/>
            </w:pPr>
            <w:r>
              <w:rPr/>
              <w:t>12.217</w:t>
            </w:r>
          </w:p>
        </w:tc>
        <w:tc>
          <w:tcPr>
            <w:tcW w:w="1081" w:type="dxa"/>
            <w:tcBorders/>
            <w:vAlign w:val="bottom"/>
          </w:tcPr>
          <w:p>
            <w:pPr>
              <w:pStyle w:val="Normal"/>
              <w:jc w:val="end"/>
              <w:rPr/>
            </w:pPr>
            <w:r>
              <w:rPr/>
              <w:t>554.479</w:t>
            </w:r>
          </w:p>
        </w:tc>
        <w:tc>
          <w:tcPr>
            <w:tcW w:w="1236" w:type="dxa"/>
            <w:tcBorders/>
            <w:vAlign w:val="bottom"/>
          </w:tcPr>
          <w:p>
            <w:pPr>
              <w:pStyle w:val="Normal"/>
              <w:jc w:val="end"/>
              <w:rPr/>
            </w:pPr>
            <w:r>
              <w:rPr/>
              <w:t>-0.027</w:t>
            </w:r>
          </w:p>
        </w:tc>
        <w:tc>
          <w:tcPr>
            <w:tcW w:w="750" w:type="dxa"/>
            <w:tcBorders/>
            <w:vAlign w:val="bottom"/>
          </w:tcPr>
          <w:p>
            <w:pPr>
              <w:pStyle w:val="Normal"/>
              <w:jc w:val="end"/>
              <w:rPr/>
            </w:pPr>
            <w:r>
              <w:rPr/>
              <w:t>0.978</w:t>
            </w:r>
          </w:p>
        </w:tc>
        <w:tc>
          <w:tcPr>
            <w:tcW w:w="1064" w:type="dxa"/>
            <w:tcBorders/>
            <w:vAlign w:val="bottom"/>
          </w:tcPr>
          <w:p>
            <w:pPr>
              <w:pStyle w:val="Normal"/>
              <w:rPr/>
            </w:pPr>
            <w:r>
              <w:rPr/>
              <w:t>ldmc</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(Intercept)</w:t>
            </w:r>
          </w:p>
        </w:tc>
        <w:tc>
          <w:tcPr>
            <w:tcW w:w="1086" w:type="dxa"/>
            <w:tcBorders/>
            <w:vAlign w:val="bottom"/>
          </w:tcPr>
          <w:p>
            <w:pPr>
              <w:pStyle w:val="Normal"/>
              <w:jc w:val="end"/>
              <w:rPr/>
            </w:pPr>
            <w:r>
              <w:rPr/>
              <w:t>7.513</w:t>
            </w:r>
          </w:p>
        </w:tc>
        <w:tc>
          <w:tcPr>
            <w:tcW w:w="1133" w:type="dxa"/>
            <w:tcBorders/>
            <w:vAlign w:val="bottom"/>
          </w:tcPr>
          <w:p>
            <w:pPr>
              <w:pStyle w:val="Normal"/>
              <w:jc w:val="end"/>
              <w:rPr/>
            </w:pPr>
            <w:r>
              <w:rPr/>
              <w:t>1.577</w:t>
            </w:r>
          </w:p>
        </w:tc>
        <w:tc>
          <w:tcPr>
            <w:tcW w:w="1081" w:type="dxa"/>
            <w:tcBorders/>
            <w:vAlign w:val="bottom"/>
          </w:tcPr>
          <w:p>
            <w:pPr>
              <w:pStyle w:val="Normal"/>
              <w:jc w:val="end"/>
              <w:rPr/>
            </w:pPr>
            <w:r>
              <w:rPr/>
              <w:t>123.155</w:t>
            </w:r>
          </w:p>
        </w:tc>
        <w:tc>
          <w:tcPr>
            <w:tcW w:w="1236" w:type="dxa"/>
            <w:tcBorders/>
            <w:vAlign w:val="bottom"/>
          </w:tcPr>
          <w:p>
            <w:pPr>
              <w:pStyle w:val="Normal"/>
              <w:jc w:val="end"/>
              <w:rPr/>
            </w:pPr>
            <w:r>
              <w:rPr/>
              <w:t>4.763</w:t>
            </w:r>
          </w:p>
        </w:tc>
        <w:tc>
          <w:tcPr>
            <w:tcW w:w="750" w:type="dxa"/>
            <w:tcBorders/>
            <w:vAlign w:val="bottom"/>
          </w:tcPr>
          <w:p>
            <w:pPr>
              <w:pStyle w:val="Normal"/>
              <w:jc w:val="end"/>
              <w:rPr/>
            </w:pPr>
            <w:r>
              <w:rPr/>
              <w:t>0.000</w:t>
            </w:r>
          </w:p>
        </w:tc>
        <w:tc>
          <w:tcPr>
            <w:tcW w:w="1064" w:type="dxa"/>
            <w:tcBorders/>
            <w:vAlign w:val="bottom"/>
          </w:tcPr>
          <w:p>
            <w:pPr>
              <w:pStyle w:val="Normal"/>
              <w:rPr/>
            </w:pPr>
            <w:r>
              <w:rPr/>
              <w:t>lma</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w:t>
            </w:r>
          </w:p>
        </w:tc>
        <w:tc>
          <w:tcPr>
            <w:tcW w:w="1086" w:type="dxa"/>
            <w:tcBorders/>
            <w:vAlign w:val="bottom"/>
          </w:tcPr>
          <w:p>
            <w:pPr>
              <w:pStyle w:val="Normal"/>
              <w:jc w:val="end"/>
              <w:rPr/>
            </w:pPr>
            <w:r>
              <w:rPr/>
              <w:t>0.930</w:t>
            </w:r>
          </w:p>
        </w:tc>
        <w:tc>
          <w:tcPr>
            <w:tcW w:w="1133" w:type="dxa"/>
            <w:tcBorders/>
            <w:vAlign w:val="bottom"/>
          </w:tcPr>
          <w:p>
            <w:pPr>
              <w:pStyle w:val="Normal"/>
              <w:jc w:val="end"/>
              <w:rPr/>
            </w:pPr>
            <w:r>
              <w:rPr/>
              <w:t>2.074</w:t>
            </w:r>
          </w:p>
        </w:tc>
        <w:tc>
          <w:tcPr>
            <w:tcW w:w="1081" w:type="dxa"/>
            <w:tcBorders/>
            <w:vAlign w:val="bottom"/>
          </w:tcPr>
          <w:p>
            <w:pPr>
              <w:pStyle w:val="Normal"/>
              <w:jc w:val="end"/>
              <w:rPr/>
            </w:pPr>
            <w:r>
              <w:rPr/>
              <w:t>557.109</w:t>
            </w:r>
          </w:p>
        </w:tc>
        <w:tc>
          <w:tcPr>
            <w:tcW w:w="1236" w:type="dxa"/>
            <w:tcBorders/>
            <w:vAlign w:val="bottom"/>
          </w:tcPr>
          <w:p>
            <w:pPr>
              <w:pStyle w:val="Normal"/>
              <w:jc w:val="end"/>
              <w:rPr/>
            </w:pPr>
            <w:r>
              <w:rPr/>
              <w:t>0.448</w:t>
            </w:r>
          </w:p>
        </w:tc>
        <w:tc>
          <w:tcPr>
            <w:tcW w:w="750" w:type="dxa"/>
            <w:tcBorders/>
            <w:vAlign w:val="bottom"/>
          </w:tcPr>
          <w:p>
            <w:pPr>
              <w:pStyle w:val="Normal"/>
              <w:jc w:val="end"/>
              <w:rPr/>
            </w:pPr>
            <w:r>
              <w:rPr/>
              <w:t>0.654</w:t>
            </w:r>
          </w:p>
        </w:tc>
        <w:tc>
          <w:tcPr>
            <w:tcW w:w="1064" w:type="dxa"/>
            <w:tcBorders/>
            <w:vAlign w:val="bottom"/>
          </w:tcPr>
          <w:p>
            <w:pPr>
              <w:pStyle w:val="Normal"/>
              <w:rPr/>
            </w:pPr>
            <w:r>
              <w:rPr/>
              <w:t>lma</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ext_intINT</w:t>
            </w:r>
          </w:p>
        </w:tc>
        <w:tc>
          <w:tcPr>
            <w:tcW w:w="1086" w:type="dxa"/>
            <w:tcBorders/>
            <w:vAlign w:val="bottom"/>
          </w:tcPr>
          <w:p>
            <w:pPr>
              <w:pStyle w:val="Normal"/>
              <w:jc w:val="end"/>
              <w:rPr/>
            </w:pPr>
            <w:r>
              <w:rPr/>
              <w:t>2.519</w:t>
            </w:r>
          </w:p>
        </w:tc>
        <w:tc>
          <w:tcPr>
            <w:tcW w:w="1133" w:type="dxa"/>
            <w:tcBorders/>
            <w:vAlign w:val="bottom"/>
          </w:tcPr>
          <w:p>
            <w:pPr>
              <w:pStyle w:val="Normal"/>
              <w:jc w:val="end"/>
              <w:rPr/>
            </w:pPr>
            <w:r>
              <w:rPr/>
              <w:t>2.159</w:t>
            </w:r>
          </w:p>
        </w:tc>
        <w:tc>
          <w:tcPr>
            <w:tcW w:w="1081" w:type="dxa"/>
            <w:tcBorders/>
            <w:vAlign w:val="bottom"/>
          </w:tcPr>
          <w:p>
            <w:pPr>
              <w:pStyle w:val="Normal"/>
              <w:jc w:val="end"/>
              <w:rPr/>
            </w:pPr>
            <w:r>
              <w:rPr/>
              <w:t>553.238</w:t>
            </w:r>
          </w:p>
        </w:tc>
        <w:tc>
          <w:tcPr>
            <w:tcW w:w="1236" w:type="dxa"/>
            <w:tcBorders/>
            <w:vAlign w:val="bottom"/>
          </w:tcPr>
          <w:p>
            <w:pPr>
              <w:pStyle w:val="Normal"/>
              <w:jc w:val="end"/>
              <w:rPr/>
            </w:pPr>
            <w:r>
              <w:rPr/>
              <w:t>1.167</w:t>
            </w:r>
          </w:p>
        </w:tc>
        <w:tc>
          <w:tcPr>
            <w:tcW w:w="750" w:type="dxa"/>
            <w:tcBorders/>
            <w:vAlign w:val="bottom"/>
          </w:tcPr>
          <w:p>
            <w:pPr>
              <w:pStyle w:val="Normal"/>
              <w:jc w:val="end"/>
              <w:rPr/>
            </w:pPr>
            <w:r>
              <w:rPr/>
              <w:t>0.244</w:t>
            </w:r>
          </w:p>
        </w:tc>
        <w:tc>
          <w:tcPr>
            <w:tcW w:w="1064" w:type="dxa"/>
            <w:tcBorders/>
            <w:vAlign w:val="bottom"/>
          </w:tcPr>
          <w:p>
            <w:pPr>
              <w:pStyle w:val="Normal"/>
              <w:rPr/>
            </w:pPr>
            <w:r>
              <w:rPr/>
              <w:t>lma</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lma</w:t>
            </w:r>
          </w:p>
        </w:tc>
        <w:tc>
          <w:tcPr>
            <w:tcW w:w="1086" w:type="dxa"/>
            <w:tcBorders/>
            <w:vAlign w:val="bottom"/>
          </w:tcPr>
          <w:p>
            <w:pPr>
              <w:pStyle w:val="Normal"/>
              <w:jc w:val="end"/>
              <w:rPr/>
            </w:pPr>
            <w:r>
              <w:rPr/>
              <w:t>79.931</w:t>
            </w:r>
          </w:p>
        </w:tc>
        <w:tc>
          <w:tcPr>
            <w:tcW w:w="1133" w:type="dxa"/>
            <w:tcBorders/>
            <w:vAlign w:val="bottom"/>
          </w:tcPr>
          <w:p>
            <w:pPr>
              <w:pStyle w:val="Normal"/>
              <w:jc w:val="end"/>
              <w:rPr/>
            </w:pPr>
            <w:r>
              <w:rPr/>
              <w:t>243.655</w:t>
            </w:r>
          </w:p>
        </w:tc>
        <w:tc>
          <w:tcPr>
            <w:tcW w:w="1081" w:type="dxa"/>
            <w:tcBorders/>
            <w:vAlign w:val="bottom"/>
          </w:tcPr>
          <w:p>
            <w:pPr>
              <w:pStyle w:val="Normal"/>
              <w:jc w:val="end"/>
              <w:rPr/>
            </w:pPr>
            <w:r>
              <w:rPr/>
              <w:t>128.891</w:t>
            </w:r>
          </w:p>
        </w:tc>
        <w:tc>
          <w:tcPr>
            <w:tcW w:w="1236" w:type="dxa"/>
            <w:tcBorders/>
            <w:vAlign w:val="bottom"/>
          </w:tcPr>
          <w:p>
            <w:pPr>
              <w:pStyle w:val="Normal"/>
              <w:jc w:val="end"/>
              <w:rPr/>
            </w:pPr>
            <w:r>
              <w:rPr/>
              <w:t>0.328</w:t>
            </w:r>
          </w:p>
        </w:tc>
        <w:tc>
          <w:tcPr>
            <w:tcW w:w="750" w:type="dxa"/>
            <w:tcBorders/>
            <w:vAlign w:val="bottom"/>
          </w:tcPr>
          <w:p>
            <w:pPr>
              <w:pStyle w:val="Normal"/>
              <w:jc w:val="end"/>
              <w:rPr/>
            </w:pPr>
            <w:r>
              <w:rPr/>
              <w:t>0.743</w:t>
            </w:r>
          </w:p>
        </w:tc>
        <w:tc>
          <w:tcPr>
            <w:tcW w:w="1064" w:type="dxa"/>
            <w:tcBorders/>
            <w:vAlign w:val="bottom"/>
          </w:tcPr>
          <w:p>
            <w:pPr>
              <w:pStyle w:val="Normal"/>
              <w:rPr/>
            </w:pPr>
            <w:r>
              <w:rPr/>
              <w:t>lma</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treatmentD:ext_intINT</w:t>
            </w:r>
          </w:p>
        </w:tc>
        <w:tc>
          <w:tcPr>
            <w:tcW w:w="1086" w:type="dxa"/>
            <w:tcBorders/>
            <w:vAlign w:val="bottom"/>
          </w:tcPr>
          <w:p>
            <w:pPr>
              <w:pStyle w:val="Normal"/>
              <w:jc w:val="end"/>
              <w:rPr/>
            </w:pPr>
            <w:r>
              <w:rPr/>
              <w:t>-2.088</w:t>
            </w:r>
          </w:p>
        </w:tc>
        <w:tc>
          <w:tcPr>
            <w:tcW w:w="1133" w:type="dxa"/>
            <w:tcBorders/>
            <w:vAlign w:val="bottom"/>
          </w:tcPr>
          <w:p>
            <w:pPr>
              <w:pStyle w:val="Normal"/>
              <w:jc w:val="end"/>
              <w:rPr/>
            </w:pPr>
            <w:r>
              <w:rPr/>
              <w:t>2.973</w:t>
            </w:r>
          </w:p>
        </w:tc>
        <w:tc>
          <w:tcPr>
            <w:tcW w:w="1081" w:type="dxa"/>
            <w:tcBorders/>
            <w:vAlign w:val="bottom"/>
          </w:tcPr>
          <w:p>
            <w:pPr>
              <w:pStyle w:val="Normal"/>
              <w:jc w:val="end"/>
              <w:rPr/>
            </w:pPr>
            <w:r>
              <w:rPr/>
              <w:t>555.286</w:t>
            </w:r>
          </w:p>
        </w:tc>
        <w:tc>
          <w:tcPr>
            <w:tcW w:w="1236" w:type="dxa"/>
            <w:tcBorders/>
            <w:vAlign w:val="bottom"/>
          </w:tcPr>
          <w:p>
            <w:pPr>
              <w:pStyle w:val="Normal"/>
              <w:jc w:val="end"/>
              <w:rPr/>
            </w:pPr>
            <w:r>
              <w:rPr/>
              <w:t>-0.702</w:t>
            </w:r>
          </w:p>
        </w:tc>
        <w:tc>
          <w:tcPr>
            <w:tcW w:w="750" w:type="dxa"/>
            <w:tcBorders/>
            <w:vAlign w:val="bottom"/>
          </w:tcPr>
          <w:p>
            <w:pPr>
              <w:pStyle w:val="Normal"/>
              <w:jc w:val="end"/>
              <w:rPr/>
            </w:pPr>
            <w:r>
              <w:rPr/>
              <w:t>0.483</w:t>
            </w:r>
          </w:p>
        </w:tc>
        <w:tc>
          <w:tcPr>
            <w:tcW w:w="1064" w:type="dxa"/>
            <w:tcBorders/>
            <w:vAlign w:val="bottom"/>
          </w:tcPr>
          <w:p>
            <w:pPr>
              <w:pStyle w:val="Normal"/>
              <w:rPr/>
            </w:pPr>
            <w:r>
              <w:rPr/>
              <w:t>lma</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treatmentD:lma</w:t>
            </w:r>
          </w:p>
        </w:tc>
        <w:tc>
          <w:tcPr>
            <w:tcW w:w="1086" w:type="dxa"/>
            <w:tcBorders/>
            <w:vAlign w:val="bottom"/>
          </w:tcPr>
          <w:p>
            <w:pPr>
              <w:pStyle w:val="Normal"/>
              <w:jc w:val="end"/>
              <w:rPr/>
            </w:pPr>
            <w:r>
              <w:rPr/>
              <w:t>-135.731</w:t>
            </w:r>
          </w:p>
        </w:tc>
        <w:tc>
          <w:tcPr>
            <w:tcW w:w="1133" w:type="dxa"/>
            <w:tcBorders/>
            <w:vAlign w:val="bottom"/>
          </w:tcPr>
          <w:p>
            <w:pPr>
              <w:pStyle w:val="Normal"/>
              <w:jc w:val="end"/>
              <w:rPr/>
            </w:pPr>
            <w:r>
              <w:rPr/>
              <w:t>322.427</w:t>
            </w:r>
          </w:p>
        </w:tc>
        <w:tc>
          <w:tcPr>
            <w:tcW w:w="1081" w:type="dxa"/>
            <w:tcBorders/>
            <w:vAlign w:val="bottom"/>
          </w:tcPr>
          <w:p>
            <w:pPr>
              <w:pStyle w:val="Normal"/>
              <w:jc w:val="end"/>
              <w:rPr/>
            </w:pPr>
            <w:r>
              <w:rPr/>
              <w:t>556.036</w:t>
            </w:r>
          </w:p>
        </w:tc>
        <w:tc>
          <w:tcPr>
            <w:tcW w:w="1236" w:type="dxa"/>
            <w:tcBorders/>
            <w:vAlign w:val="bottom"/>
          </w:tcPr>
          <w:p>
            <w:pPr>
              <w:pStyle w:val="Normal"/>
              <w:jc w:val="end"/>
              <w:rPr/>
            </w:pPr>
            <w:r>
              <w:rPr/>
              <w:t>-0.421</w:t>
            </w:r>
          </w:p>
        </w:tc>
        <w:tc>
          <w:tcPr>
            <w:tcW w:w="750" w:type="dxa"/>
            <w:tcBorders/>
            <w:vAlign w:val="bottom"/>
          </w:tcPr>
          <w:p>
            <w:pPr>
              <w:pStyle w:val="Normal"/>
              <w:jc w:val="end"/>
              <w:rPr/>
            </w:pPr>
            <w:r>
              <w:rPr/>
              <w:t>0.674</w:t>
            </w:r>
          </w:p>
        </w:tc>
        <w:tc>
          <w:tcPr>
            <w:tcW w:w="1064" w:type="dxa"/>
            <w:tcBorders/>
            <w:vAlign w:val="bottom"/>
          </w:tcPr>
          <w:p>
            <w:pPr>
              <w:pStyle w:val="Normal"/>
              <w:rPr/>
            </w:pPr>
            <w:r>
              <w:rPr/>
              <w:t>lma</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ext_intINT:lma</w:t>
            </w:r>
          </w:p>
        </w:tc>
        <w:tc>
          <w:tcPr>
            <w:tcW w:w="1086" w:type="dxa"/>
            <w:tcBorders/>
            <w:vAlign w:val="bottom"/>
          </w:tcPr>
          <w:p>
            <w:pPr>
              <w:pStyle w:val="Normal"/>
              <w:jc w:val="end"/>
              <w:rPr/>
            </w:pPr>
            <w:r>
              <w:rPr/>
              <w:t>-169.319</w:t>
            </w:r>
          </w:p>
        </w:tc>
        <w:tc>
          <w:tcPr>
            <w:tcW w:w="1133" w:type="dxa"/>
            <w:tcBorders/>
            <w:vAlign w:val="bottom"/>
          </w:tcPr>
          <w:p>
            <w:pPr>
              <w:pStyle w:val="Normal"/>
              <w:jc w:val="end"/>
              <w:rPr/>
            </w:pPr>
            <w:r>
              <w:rPr/>
              <w:t>334.170</w:t>
            </w:r>
          </w:p>
        </w:tc>
        <w:tc>
          <w:tcPr>
            <w:tcW w:w="1081" w:type="dxa"/>
            <w:tcBorders/>
            <w:vAlign w:val="bottom"/>
          </w:tcPr>
          <w:p>
            <w:pPr>
              <w:pStyle w:val="Normal"/>
              <w:jc w:val="end"/>
              <w:rPr/>
            </w:pPr>
            <w:r>
              <w:rPr/>
              <w:t>552.795</w:t>
            </w:r>
          </w:p>
        </w:tc>
        <w:tc>
          <w:tcPr>
            <w:tcW w:w="1236" w:type="dxa"/>
            <w:tcBorders/>
            <w:vAlign w:val="bottom"/>
          </w:tcPr>
          <w:p>
            <w:pPr>
              <w:pStyle w:val="Normal"/>
              <w:jc w:val="end"/>
              <w:rPr/>
            </w:pPr>
            <w:r>
              <w:rPr/>
              <w:t>-0.507</w:t>
            </w:r>
          </w:p>
        </w:tc>
        <w:tc>
          <w:tcPr>
            <w:tcW w:w="750" w:type="dxa"/>
            <w:tcBorders/>
            <w:vAlign w:val="bottom"/>
          </w:tcPr>
          <w:p>
            <w:pPr>
              <w:pStyle w:val="Normal"/>
              <w:jc w:val="end"/>
              <w:rPr/>
            </w:pPr>
            <w:r>
              <w:rPr/>
              <w:t>0.613</w:t>
            </w:r>
          </w:p>
        </w:tc>
        <w:tc>
          <w:tcPr>
            <w:tcW w:w="1064" w:type="dxa"/>
            <w:tcBorders/>
            <w:vAlign w:val="bottom"/>
          </w:tcPr>
          <w:p>
            <w:pPr>
              <w:pStyle w:val="Normal"/>
              <w:rPr/>
            </w:pPr>
            <w:r>
              <w:rPr/>
              <w:t>lma</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treatmentD:ext_intINT:lma</w:t>
            </w:r>
          </w:p>
        </w:tc>
        <w:tc>
          <w:tcPr>
            <w:tcW w:w="1086" w:type="dxa"/>
            <w:tcBorders/>
            <w:vAlign w:val="bottom"/>
          </w:tcPr>
          <w:p>
            <w:pPr>
              <w:pStyle w:val="Normal"/>
              <w:jc w:val="end"/>
              <w:rPr/>
            </w:pPr>
            <w:r>
              <w:rPr/>
              <w:t>207.854</w:t>
            </w:r>
          </w:p>
        </w:tc>
        <w:tc>
          <w:tcPr>
            <w:tcW w:w="1133" w:type="dxa"/>
            <w:tcBorders/>
            <w:vAlign w:val="bottom"/>
          </w:tcPr>
          <w:p>
            <w:pPr>
              <w:pStyle w:val="Normal"/>
              <w:jc w:val="end"/>
              <w:rPr/>
            </w:pPr>
            <w:r>
              <w:rPr/>
              <w:t>460.969</w:t>
            </w:r>
          </w:p>
        </w:tc>
        <w:tc>
          <w:tcPr>
            <w:tcW w:w="1081" w:type="dxa"/>
            <w:tcBorders/>
            <w:vAlign w:val="bottom"/>
          </w:tcPr>
          <w:p>
            <w:pPr>
              <w:pStyle w:val="Normal"/>
              <w:jc w:val="end"/>
              <w:rPr/>
            </w:pPr>
            <w:r>
              <w:rPr/>
              <w:t>554.760</w:t>
            </w:r>
          </w:p>
        </w:tc>
        <w:tc>
          <w:tcPr>
            <w:tcW w:w="1236" w:type="dxa"/>
            <w:tcBorders/>
            <w:vAlign w:val="bottom"/>
          </w:tcPr>
          <w:p>
            <w:pPr>
              <w:pStyle w:val="Normal"/>
              <w:jc w:val="end"/>
              <w:rPr/>
            </w:pPr>
            <w:r>
              <w:rPr/>
              <w:t>0.451</w:t>
            </w:r>
          </w:p>
        </w:tc>
        <w:tc>
          <w:tcPr>
            <w:tcW w:w="750" w:type="dxa"/>
            <w:tcBorders/>
            <w:vAlign w:val="bottom"/>
          </w:tcPr>
          <w:p>
            <w:pPr>
              <w:pStyle w:val="Normal"/>
              <w:jc w:val="end"/>
              <w:rPr/>
            </w:pPr>
            <w:r>
              <w:rPr/>
              <w:t>0.652</w:t>
            </w:r>
          </w:p>
        </w:tc>
        <w:tc>
          <w:tcPr>
            <w:tcW w:w="1064" w:type="dxa"/>
            <w:tcBorders/>
            <w:vAlign w:val="bottom"/>
          </w:tcPr>
          <w:p>
            <w:pPr>
              <w:pStyle w:val="Normal"/>
              <w:rPr/>
            </w:pPr>
            <w:r>
              <w:rPr/>
              <w:t>lma</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(Intercept)</w:t>
            </w:r>
          </w:p>
        </w:tc>
        <w:tc>
          <w:tcPr>
            <w:tcW w:w="1086" w:type="dxa"/>
            <w:tcBorders/>
            <w:vAlign w:val="bottom"/>
          </w:tcPr>
          <w:p>
            <w:pPr>
              <w:pStyle w:val="Normal"/>
              <w:jc w:val="end"/>
              <w:rPr/>
            </w:pPr>
            <w:r>
              <w:rPr/>
              <w:t>8.003</w:t>
            </w:r>
          </w:p>
        </w:tc>
        <w:tc>
          <w:tcPr>
            <w:tcW w:w="1133" w:type="dxa"/>
            <w:tcBorders/>
            <w:vAlign w:val="bottom"/>
          </w:tcPr>
          <w:p>
            <w:pPr>
              <w:pStyle w:val="Normal"/>
              <w:jc w:val="end"/>
              <w:rPr/>
            </w:pPr>
            <w:r>
              <w:rPr/>
              <w:t>0.519</w:t>
            </w:r>
          </w:p>
        </w:tc>
        <w:tc>
          <w:tcPr>
            <w:tcW w:w="1081" w:type="dxa"/>
            <w:tcBorders/>
            <w:vAlign w:val="bottom"/>
          </w:tcPr>
          <w:p>
            <w:pPr>
              <w:pStyle w:val="Normal"/>
              <w:jc w:val="end"/>
              <w:rPr/>
            </w:pPr>
            <w:r>
              <w:rPr/>
              <w:t>114.279</w:t>
            </w:r>
          </w:p>
        </w:tc>
        <w:tc>
          <w:tcPr>
            <w:tcW w:w="1236" w:type="dxa"/>
            <w:tcBorders/>
            <w:vAlign w:val="bottom"/>
          </w:tcPr>
          <w:p>
            <w:pPr>
              <w:pStyle w:val="Normal"/>
              <w:jc w:val="end"/>
              <w:rPr/>
            </w:pPr>
            <w:r>
              <w:rPr/>
              <w:t>15.432</w:t>
            </w:r>
          </w:p>
        </w:tc>
        <w:tc>
          <w:tcPr>
            <w:tcW w:w="750" w:type="dxa"/>
            <w:tcBorders/>
            <w:vAlign w:val="bottom"/>
          </w:tcPr>
          <w:p>
            <w:pPr>
              <w:pStyle w:val="Normal"/>
              <w:jc w:val="end"/>
              <w:rPr/>
            </w:pPr>
            <w:r>
              <w:rPr/>
              <w:t>0.000</w:t>
            </w:r>
          </w:p>
        </w:tc>
        <w:tc>
          <w:tcPr>
            <w:tcW w:w="1064" w:type="dxa"/>
            <w:tcBorders/>
            <w:vAlign w:val="bottom"/>
          </w:tcPr>
          <w:p>
            <w:pPr>
              <w:pStyle w:val="Normal"/>
              <w:rPr/>
            </w:pPr>
            <w:r>
              <w:rPr/>
              <w:t>pc1</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w:t>
            </w:r>
          </w:p>
        </w:tc>
        <w:tc>
          <w:tcPr>
            <w:tcW w:w="1086" w:type="dxa"/>
            <w:tcBorders/>
            <w:vAlign w:val="bottom"/>
          </w:tcPr>
          <w:p>
            <w:pPr>
              <w:pStyle w:val="Normal"/>
              <w:jc w:val="end"/>
              <w:rPr/>
            </w:pPr>
            <w:r>
              <w:rPr/>
              <w:t>0.108</w:t>
            </w:r>
          </w:p>
        </w:tc>
        <w:tc>
          <w:tcPr>
            <w:tcW w:w="1133" w:type="dxa"/>
            <w:tcBorders/>
            <w:vAlign w:val="bottom"/>
          </w:tcPr>
          <w:p>
            <w:pPr>
              <w:pStyle w:val="Normal"/>
              <w:jc w:val="end"/>
              <w:rPr/>
            </w:pPr>
            <w:r>
              <w:rPr/>
              <w:t>0.701</w:t>
            </w:r>
          </w:p>
        </w:tc>
        <w:tc>
          <w:tcPr>
            <w:tcW w:w="1081" w:type="dxa"/>
            <w:tcBorders/>
            <w:vAlign w:val="bottom"/>
          </w:tcPr>
          <w:p>
            <w:pPr>
              <w:pStyle w:val="Normal"/>
              <w:jc w:val="end"/>
              <w:rPr/>
            </w:pPr>
            <w:r>
              <w:rPr/>
              <w:t>555.195</w:t>
            </w:r>
          </w:p>
        </w:tc>
        <w:tc>
          <w:tcPr>
            <w:tcW w:w="1236" w:type="dxa"/>
            <w:tcBorders/>
            <w:vAlign w:val="bottom"/>
          </w:tcPr>
          <w:p>
            <w:pPr>
              <w:pStyle w:val="Normal"/>
              <w:jc w:val="end"/>
              <w:rPr/>
            </w:pPr>
            <w:r>
              <w:rPr/>
              <w:t>0.154</w:t>
            </w:r>
          </w:p>
        </w:tc>
        <w:tc>
          <w:tcPr>
            <w:tcW w:w="750" w:type="dxa"/>
            <w:tcBorders/>
            <w:vAlign w:val="bottom"/>
          </w:tcPr>
          <w:p>
            <w:pPr>
              <w:pStyle w:val="Normal"/>
              <w:jc w:val="end"/>
              <w:rPr/>
            </w:pPr>
            <w:r>
              <w:rPr/>
              <w:t>0.878</w:t>
            </w:r>
          </w:p>
        </w:tc>
        <w:tc>
          <w:tcPr>
            <w:tcW w:w="1064" w:type="dxa"/>
            <w:tcBorders/>
            <w:vAlign w:val="bottom"/>
          </w:tcPr>
          <w:p>
            <w:pPr>
              <w:pStyle w:val="Normal"/>
              <w:rPr/>
            </w:pPr>
            <w:r>
              <w:rPr/>
              <w:t>pc1</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ext_intINT</w:t>
            </w:r>
          </w:p>
        </w:tc>
        <w:tc>
          <w:tcPr>
            <w:tcW w:w="1086" w:type="dxa"/>
            <w:tcBorders/>
            <w:vAlign w:val="bottom"/>
          </w:tcPr>
          <w:p>
            <w:pPr>
              <w:pStyle w:val="Normal"/>
              <w:jc w:val="end"/>
              <w:rPr/>
            </w:pPr>
            <w:r>
              <w:rPr/>
              <w:t>1.479</w:t>
            </w:r>
          </w:p>
        </w:tc>
        <w:tc>
          <w:tcPr>
            <w:tcW w:w="1133" w:type="dxa"/>
            <w:tcBorders/>
            <w:vAlign w:val="bottom"/>
          </w:tcPr>
          <w:p>
            <w:pPr>
              <w:pStyle w:val="Normal"/>
              <w:jc w:val="end"/>
              <w:rPr/>
            </w:pPr>
            <w:r>
              <w:rPr/>
              <w:t>0.722</w:t>
            </w:r>
          </w:p>
        </w:tc>
        <w:tc>
          <w:tcPr>
            <w:tcW w:w="1081" w:type="dxa"/>
            <w:tcBorders/>
            <w:vAlign w:val="bottom"/>
          </w:tcPr>
          <w:p>
            <w:pPr>
              <w:pStyle w:val="Normal"/>
              <w:jc w:val="end"/>
              <w:rPr/>
            </w:pPr>
            <w:r>
              <w:rPr/>
              <w:t>553.472</w:t>
            </w:r>
          </w:p>
        </w:tc>
        <w:tc>
          <w:tcPr>
            <w:tcW w:w="1236" w:type="dxa"/>
            <w:tcBorders/>
            <w:vAlign w:val="bottom"/>
          </w:tcPr>
          <w:p>
            <w:pPr>
              <w:pStyle w:val="Normal"/>
              <w:jc w:val="end"/>
              <w:rPr/>
            </w:pPr>
            <w:r>
              <w:rPr/>
              <w:t>2.050</w:t>
            </w:r>
          </w:p>
        </w:tc>
        <w:tc>
          <w:tcPr>
            <w:tcW w:w="750" w:type="dxa"/>
            <w:tcBorders/>
            <w:vAlign w:val="bottom"/>
          </w:tcPr>
          <w:p>
            <w:pPr>
              <w:pStyle w:val="Normal"/>
              <w:jc w:val="end"/>
              <w:rPr/>
            </w:pPr>
            <w:r>
              <w:rPr/>
              <w:t>0.041</w:t>
            </w:r>
          </w:p>
        </w:tc>
        <w:tc>
          <w:tcPr>
            <w:tcW w:w="1064" w:type="dxa"/>
            <w:tcBorders/>
            <w:vAlign w:val="bottom"/>
          </w:tcPr>
          <w:p>
            <w:pPr>
              <w:pStyle w:val="Normal"/>
              <w:rPr/>
            </w:pPr>
            <w:r>
              <w:rPr/>
              <w:t>pc1</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PC1</w:t>
            </w:r>
          </w:p>
        </w:tc>
        <w:tc>
          <w:tcPr>
            <w:tcW w:w="1086" w:type="dxa"/>
            <w:tcBorders/>
            <w:vAlign w:val="bottom"/>
          </w:tcPr>
          <w:p>
            <w:pPr>
              <w:pStyle w:val="Normal"/>
              <w:jc w:val="end"/>
              <w:rPr/>
            </w:pPr>
            <w:r>
              <w:rPr/>
              <w:t>-0.120</w:t>
            </w:r>
          </w:p>
        </w:tc>
        <w:tc>
          <w:tcPr>
            <w:tcW w:w="1133" w:type="dxa"/>
            <w:tcBorders/>
            <w:vAlign w:val="bottom"/>
          </w:tcPr>
          <w:p>
            <w:pPr>
              <w:pStyle w:val="Normal"/>
              <w:jc w:val="end"/>
              <w:rPr/>
            </w:pPr>
            <w:r>
              <w:rPr/>
              <w:t>0.332</w:t>
            </w:r>
          </w:p>
        </w:tc>
        <w:tc>
          <w:tcPr>
            <w:tcW w:w="1081" w:type="dxa"/>
            <w:tcBorders/>
            <w:vAlign w:val="bottom"/>
          </w:tcPr>
          <w:p>
            <w:pPr>
              <w:pStyle w:val="Normal"/>
              <w:jc w:val="end"/>
              <w:rPr/>
            </w:pPr>
            <w:r>
              <w:rPr/>
              <w:t>126.483</w:t>
            </w:r>
          </w:p>
        </w:tc>
        <w:tc>
          <w:tcPr>
            <w:tcW w:w="1236" w:type="dxa"/>
            <w:tcBorders/>
            <w:vAlign w:val="bottom"/>
          </w:tcPr>
          <w:p>
            <w:pPr>
              <w:pStyle w:val="Normal"/>
              <w:jc w:val="end"/>
              <w:rPr/>
            </w:pPr>
            <w:r>
              <w:rPr/>
              <w:t>-0.362</w:t>
            </w:r>
          </w:p>
        </w:tc>
        <w:tc>
          <w:tcPr>
            <w:tcW w:w="750" w:type="dxa"/>
            <w:tcBorders/>
            <w:vAlign w:val="bottom"/>
          </w:tcPr>
          <w:p>
            <w:pPr>
              <w:pStyle w:val="Normal"/>
              <w:jc w:val="end"/>
              <w:rPr/>
            </w:pPr>
            <w:r>
              <w:rPr/>
              <w:t>0.718</w:t>
            </w:r>
          </w:p>
        </w:tc>
        <w:tc>
          <w:tcPr>
            <w:tcW w:w="1064" w:type="dxa"/>
            <w:tcBorders/>
            <w:vAlign w:val="bottom"/>
          </w:tcPr>
          <w:p>
            <w:pPr>
              <w:pStyle w:val="Normal"/>
              <w:rPr/>
            </w:pPr>
            <w:r>
              <w:rPr/>
              <w:t>pc1</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treatmentD:ext_intINT</w:t>
            </w:r>
          </w:p>
        </w:tc>
        <w:tc>
          <w:tcPr>
            <w:tcW w:w="1086" w:type="dxa"/>
            <w:tcBorders/>
            <w:vAlign w:val="bottom"/>
          </w:tcPr>
          <w:p>
            <w:pPr>
              <w:pStyle w:val="Normal"/>
              <w:jc w:val="end"/>
              <w:rPr/>
            </w:pPr>
            <w:r>
              <w:rPr/>
              <w:t>-0.816</w:t>
            </w:r>
          </w:p>
        </w:tc>
        <w:tc>
          <w:tcPr>
            <w:tcW w:w="1133" w:type="dxa"/>
            <w:tcBorders/>
            <w:vAlign w:val="bottom"/>
          </w:tcPr>
          <w:p>
            <w:pPr>
              <w:pStyle w:val="Normal"/>
              <w:jc w:val="end"/>
              <w:rPr/>
            </w:pPr>
            <w:r>
              <w:rPr/>
              <w:t>1.010</w:t>
            </w:r>
          </w:p>
        </w:tc>
        <w:tc>
          <w:tcPr>
            <w:tcW w:w="1081" w:type="dxa"/>
            <w:tcBorders/>
            <w:vAlign w:val="bottom"/>
          </w:tcPr>
          <w:p>
            <w:pPr>
              <w:pStyle w:val="Normal"/>
              <w:jc w:val="end"/>
              <w:rPr/>
            </w:pPr>
            <w:r>
              <w:rPr/>
              <w:t>554.919</w:t>
            </w:r>
          </w:p>
        </w:tc>
        <w:tc>
          <w:tcPr>
            <w:tcW w:w="1236" w:type="dxa"/>
            <w:tcBorders/>
            <w:vAlign w:val="bottom"/>
          </w:tcPr>
          <w:p>
            <w:pPr>
              <w:pStyle w:val="Normal"/>
              <w:jc w:val="end"/>
              <w:rPr/>
            </w:pPr>
            <w:r>
              <w:rPr/>
              <w:t>-0.808</w:t>
            </w:r>
          </w:p>
        </w:tc>
        <w:tc>
          <w:tcPr>
            <w:tcW w:w="750" w:type="dxa"/>
            <w:tcBorders/>
            <w:vAlign w:val="bottom"/>
          </w:tcPr>
          <w:p>
            <w:pPr>
              <w:pStyle w:val="Normal"/>
              <w:jc w:val="end"/>
              <w:rPr/>
            </w:pPr>
            <w:r>
              <w:rPr/>
              <w:t>0.419</w:t>
            </w:r>
          </w:p>
        </w:tc>
        <w:tc>
          <w:tcPr>
            <w:tcW w:w="1064" w:type="dxa"/>
            <w:tcBorders/>
            <w:vAlign w:val="bottom"/>
          </w:tcPr>
          <w:p>
            <w:pPr>
              <w:pStyle w:val="Normal"/>
              <w:rPr/>
            </w:pPr>
            <w:r>
              <w:rPr/>
              <w:t>pc1</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treatmentD:PC1</w:t>
            </w:r>
          </w:p>
        </w:tc>
        <w:tc>
          <w:tcPr>
            <w:tcW w:w="1086" w:type="dxa"/>
            <w:tcBorders/>
            <w:vAlign w:val="bottom"/>
          </w:tcPr>
          <w:p>
            <w:pPr>
              <w:pStyle w:val="Normal"/>
              <w:jc w:val="end"/>
              <w:rPr/>
            </w:pPr>
            <w:r>
              <w:rPr/>
              <w:t>0.133</w:t>
            </w:r>
          </w:p>
        </w:tc>
        <w:tc>
          <w:tcPr>
            <w:tcW w:w="1133" w:type="dxa"/>
            <w:tcBorders/>
            <w:vAlign w:val="bottom"/>
          </w:tcPr>
          <w:p>
            <w:pPr>
              <w:pStyle w:val="Normal"/>
              <w:jc w:val="end"/>
              <w:rPr/>
            </w:pPr>
            <w:r>
              <w:rPr/>
              <w:t>0.435</w:t>
            </w:r>
          </w:p>
        </w:tc>
        <w:tc>
          <w:tcPr>
            <w:tcW w:w="1081" w:type="dxa"/>
            <w:tcBorders/>
            <w:vAlign w:val="bottom"/>
          </w:tcPr>
          <w:p>
            <w:pPr>
              <w:pStyle w:val="Normal"/>
              <w:jc w:val="end"/>
              <w:rPr/>
            </w:pPr>
            <w:r>
              <w:rPr/>
              <w:t>554.988</w:t>
            </w:r>
          </w:p>
        </w:tc>
        <w:tc>
          <w:tcPr>
            <w:tcW w:w="1236" w:type="dxa"/>
            <w:tcBorders/>
            <w:vAlign w:val="bottom"/>
          </w:tcPr>
          <w:p>
            <w:pPr>
              <w:pStyle w:val="Normal"/>
              <w:jc w:val="end"/>
              <w:rPr/>
            </w:pPr>
            <w:r>
              <w:rPr/>
              <w:t>0.305</w:t>
            </w:r>
          </w:p>
        </w:tc>
        <w:tc>
          <w:tcPr>
            <w:tcW w:w="750" w:type="dxa"/>
            <w:tcBorders/>
            <w:vAlign w:val="bottom"/>
          </w:tcPr>
          <w:p>
            <w:pPr>
              <w:pStyle w:val="Normal"/>
              <w:jc w:val="end"/>
              <w:rPr/>
            </w:pPr>
            <w:r>
              <w:rPr/>
              <w:t>0.761</w:t>
            </w:r>
          </w:p>
        </w:tc>
        <w:tc>
          <w:tcPr>
            <w:tcW w:w="1064" w:type="dxa"/>
            <w:tcBorders/>
            <w:vAlign w:val="bottom"/>
          </w:tcPr>
          <w:p>
            <w:pPr>
              <w:pStyle w:val="Normal"/>
              <w:rPr/>
            </w:pPr>
            <w:r>
              <w:rPr/>
              <w:t>pc1</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ext_intINT:PC1</w:t>
            </w:r>
          </w:p>
        </w:tc>
        <w:tc>
          <w:tcPr>
            <w:tcW w:w="1086" w:type="dxa"/>
            <w:tcBorders/>
            <w:vAlign w:val="bottom"/>
          </w:tcPr>
          <w:p>
            <w:pPr>
              <w:pStyle w:val="Normal"/>
              <w:jc w:val="end"/>
              <w:rPr/>
            </w:pPr>
            <w:r>
              <w:rPr/>
              <w:t>-0.070</w:t>
            </w:r>
          </w:p>
        </w:tc>
        <w:tc>
          <w:tcPr>
            <w:tcW w:w="1133" w:type="dxa"/>
            <w:tcBorders/>
            <w:vAlign w:val="bottom"/>
          </w:tcPr>
          <w:p>
            <w:pPr>
              <w:pStyle w:val="Normal"/>
              <w:jc w:val="end"/>
              <w:rPr/>
            </w:pPr>
            <w:r>
              <w:rPr/>
              <w:t>0.457</w:t>
            </w:r>
          </w:p>
        </w:tc>
        <w:tc>
          <w:tcPr>
            <w:tcW w:w="1081" w:type="dxa"/>
            <w:tcBorders/>
            <w:vAlign w:val="bottom"/>
          </w:tcPr>
          <w:p>
            <w:pPr>
              <w:pStyle w:val="Normal"/>
              <w:jc w:val="end"/>
              <w:rPr/>
            </w:pPr>
            <w:r>
              <w:rPr/>
              <w:t>553.203</w:t>
            </w:r>
          </w:p>
        </w:tc>
        <w:tc>
          <w:tcPr>
            <w:tcW w:w="1236" w:type="dxa"/>
            <w:tcBorders/>
            <w:vAlign w:val="bottom"/>
          </w:tcPr>
          <w:p>
            <w:pPr>
              <w:pStyle w:val="Normal"/>
              <w:jc w:val="end"/>
              <w:rPr/>
            </w:pPr>
            <w:r>
              <w:rPr/>
              <w:t>-0.154</w:t>
            </w:r>
          </w:p>
        </w:tc>
        <w:tc>
          <w:tcPr>
            <w:tcW w:w="750" w:type="dxa"/>
            <w:tcBorders/>
            <w:vAlign w:val="bottom"/>
          </w:tcPr>
          <w:p>
            <w:pPr>
              <w:pStyle w:val="Normal"/>
              <w:jc w:val="end"/>
              <w:rPr/>
            </w:pPr>
            <w:r>
              <w:rPr/>
              <w:t>0.878</w:t>
            </w:r>
          </w:p>
        </w:tc>
        <w:tc>
          <w:tcPr>
            <w:tcW w:w="1064" w:type="dxa"/>
            <w:tcBorders/>
            <w:vAlign w:val="bottom"/>
          </w:tcPr>
          <w:p>
            <w:pPr>
              <w:pStyle w:val="Normal"/>
              <w:rPr/>
            </w:pPr>
            <w:r>
              <w:rPr/>
              <w:t>pc1</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treatmentD:ext_intINT:PC1</w:t>
            </w:r>
          </w:p>
        </w:tc>
        <w:tc>
          <w:tcPr>
            <w:tcW w:w="1086" w:type="dxa"/>
            <w:tcBorders/>
            <w:vAlign w:val="bottom"/>
          </w:tcPr>
          <w:p>
            <w:pPr>
              <w:pStyle w:val="Normal"/>
              <w:jc w:val="end"/>
              <w:rPr/>
            </w:pPr>
            <w:r>
              <w:rPr/>
              <w:t>0.161</w:t>
            </w:r>
          </w:p>
        </w:tc>
        <w:tc>
          <w:tcPr>
            <w:tcW w:w="1133" w:type="dxa"/>
            <w:tcBorders/>
            <w:vAlign w:val="bottom"/>
          </w:tcPr>
          <w:p>
            <w:pPr>
              <w:pStyle w:val="Normal"/>
              <w:jc w:val="end"/>
              <w:rPr/>
            </w:pPr>
            <w:r>
              <w:rPr/>
              <w:t>0.626</w:t>
            </w:r>
          </w:p>
        </w:tc>
        <w:tc>
          <w:tcPr>
            <w:tcW w:w="1081" w:type="dxa"/>
            <w:tcBorders/>
            <w:vAlign w:val="bottom"/>
          </w:tcPr>
          <w:p>
            <w:pPr>
              <w:pStyle w:val="Normal"/>
              <w:jc w:val="end"/>
              <w:rPr/>
            </w:pPr>
            <w:r>
              <w:rPr/>
              <w:t>555.072</w:t>
            </w:r>
          </w:p>
        </w:tc>
        <w:tc>
          <w:tcPr>
            <w:tcW w:w="1236" w:type="dxa"/>
            <w:tcBorders/>
            <w:vAlign w:val="bottom"/>
          </w:tcPr>
          <w:p>
            <w:pPr>
              <w:pStyle w:val="Normal"/>
              <w:jc w:val="end"/>
              <w:rPr/>
            </w:pPr>
            <w:r>
              <w:rPr/>
              <w:t>0.257</w:t>
            </w:r>
          </w:p>
        </w:tc>
        <w:tc>
          <w:tcPr>
            <w:tcW w:w="750" w:type="dxa"/>
            <w:tcBorders/>
            <w:vAlign w:val="bottom"/>
          </w:tcPr>
          <w:p>
            <w:pPr>
              <w:pStyle w:val="Normal"/>
              <w:jc w:val="end"/>
              <w:rPr/>
            </w:pPr>
            <w:r>
              <w:rPr/>
              <w:t>0.797</w:t>
            </w:r>
          </w:p>
        </w:tc>
        <w:tc>
          <w:tcPr>
            <w:tcW w:w="1064" w:type="dxa"/>
            <w:tcBorders/>
            <w:vAlign w:val="bottom"/>
          </w:tcPr>
          <w:p>
            <w:pPr>
              <w:pStyle w:val="Normal"/>
              <w:rPr/>
            </w:pPr>
            <w:r>
              <w:rPr/>
              <w:t>pc1</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(Intercept)</w:t>
            </w:r>
          </w:p>
        </w:tc>
        <w:tc>
          <w:tcPr>
            <w:tcW w:w="1086" w:type="dxa"/>
            <w:tcBorders/>
            <w:vAlign w:val="bottom"/>
          </w:tcPr>
          <w:p>
            <w:pPr>
              <w:pStyle w:val="Normal"/>
              <w:jc w:val="end"/>
              <w:rPr/>
            </w:pPr>
            <w:r>
              <w:rPr/>
              <w:t>7.999</w:t>
            </w:r>
          </w:p>
        </w:tc>
        <w:tc>
          <w:tcPr>
            <w:tcW w:w="1133" w:type="dxa"/>
            <w:tcBorders/>
            <w:vAlign w:val="bottom"/>
          </w:tcPr>
          <w:p>
            <w:pPr>
              <w:pStyle w:val="Normal"/>
              <w:jc w:val="end"/>
              <w:rPr/>
            </w:pPr>
            <w:r>
              <w:rPr/>
              <w:t>0.516</w:t>
            </w:r>
          </w:p>
        </w:tc>
        <w:tc>
          <w:tcPr>
            <w:tcW w:w="1081" w:type="dxa"/>
            <w:tcBorders/>
            <w:vAlign w:val="bottom"/>
          </w:tcPr>
          <w:p>
            <w:pPr>
              <w:pStyle w:val="Normal"/>
              <w:jc w:val="end"/>
              <w:rPr/>
            </w:pPr>
            <w:r>
              <w:rPr/>
              <w:t>117.315</w:t>
            </w:r>
          </w:p>
        </w:tc>
        <w:tc>
          <w:tcPr>
            <w:tcW w:w="1236" w:type="dxa"/>
            <w:tcBorders/>
            <w:vAlign w:val="bottom"/>
          </w:tcPr>
          <w:p>
            <w:pPr>
              <w:pStyle w:val="Normal"/>
              <w:jc w:val="end"/>
              <w:rPr/>
            </w:pPr>
            <w:r>
              <w:rPr/>
              <w:t>15.497</w:t>
            </w:r>
          </w:p>
        </w:tc>
        <w:tc>
          <w:tcPr>
            <w:tcW w:w="750" w:type="dxa"/>
            <w:tcBorders/>
            <w:vAlign w:val="bottom"/>
          </w:tcPr>
          <w:p>
            <w:pPr>
              <w:pStyle w:val="Normal"/>
              <w:jc w:val="end"/>
              <w:rPr/>
            </w:pPr>
            <w:r>
              <w:rPr/>
              <w:t>0.000</w:t>
            </w:r>
          </w:p>
        </w:tc>
        <w:tc>
          <w:tcPr>
            <w:tcW w:w="1064" w:type="dxa"/>
            <w:tcBorders/>
            <w:vAlign w:val="bottom"/>
          </w:tcPr>
          <w:p>
            <w:pPr>
              <w:pStyle w:val="Normal"/>
              <w:rPr/>
            </w:pPr>
            <w:r>
              <w:rPr/>
              <w:t>pc2</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w:t>
            </w:r>
          </w:p>
        </w:tc>
        <w:tc>
          <w:tcPr>
            <w:tcW w:w="1086" w:type="dxa"/>
            <w:tcBorders/>
            <w:vAlign w:val="bottom"/>
          </w:tcPr>
          <w:p>
            <w:pPr>
              <w:pStyle w:val="Normal"/>
              <w:jc w:val="end"/>
              <w:rPr/>
            </w:pPr>
            <w:r>
              <w:rPr/>
              <w:t>0.072</w:t>
            </w:r>
          </w:p>
        </w:tc>
        <w:tc>
          <w:tcPr>
            <w:tcW w:w="1133" w:type="dxa"/>
            <w:tcBorders/>
            <w:vAlign w:val="bottom"/>
          </w:tcPr>
          <w:p>
            <w:pPr>
              <w:pStyle w:val="Normal"/>
              <w:jc w:val="end"/>
              <w:rPr/>
            </w:pPr>
            <w:r>
              <w:rPr/>
              <w:t>0.701</w:t>
            </w:r>
          </w:p>
        </w:tc>
        <w:tc>
          <w:tcPr>
            <w:tcW w:w="1081" w:type="dxa"/>
            <w:tcBorders/>
            <w:vAlign w:val="bottom"/>
          </w:tcPr>
          <w:p>
            <w:pPr>
              <w:pStyle w:val="Normal"/>
              <w:jc w:val="end"/>
              <w:rPr/>
            </w:pPr>
            <w:r>
              <w:rPr/>
              <w:t>555.764</w:t>
            </w:r>
          </w:p>
        </w:tc>
        <w:tc>
          <w:tcPr>
            <w:tcW w:w="1236" w:type="dxa"/>
            <w:tcBorders/>
            <w:vAlign w:val="bottom"/>
          </w:tcPr>
          <w:p>
            <w:pPr>
              <w:pStyle w:val="Normal"/>
              <w:jc w:val="end"/>
              <w:rPr/>
            </w:pPr>
            <w:r>
              <w:rPr/>
              <w:t>0.102</w:t>
            </w:r>
          </w:p>
        </w:tc>
        <w:tc>
          <w:tcPr>
            <w:tcW w:w="750" w:type="dxa"/>
            <w:tcBorders/>
            <w:vAlign w:val="bottom"/>
          </w:tcPr>
          <w:p>
            <w:pPr>
              <w:pStyle w:val="Normal"/>
              <w:jc w:val="end"/>
              <w:rPr/>
            </w:pPr>
            <w:r>
              <w:rPr/>
              <w:t>0.919</w:t>
            </w:r>
          </w:p>
        </w:tc>
        <w:tc>
          <w:tcPr>
            <w:tcW w:w="1064" w:type="dxa"/>
            <w:tcBorders/>
            <w:vAlign w:val="bottom"/>
          </w:tcPr>
          <w:p>
            <w:pPr>
              <w:pStyle w:val="Normal"/>
              <w:rPr/>
            </w:pPr>
            <w:r>
              <w:rPr/>
              <w:t>pc2</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ext_intINT</w:t>
            </w:r>
          </w:p>
        </w:tc>
        <w:tc>
          <w:tcPr>
            <w:tcW w:w="1086" w:type="dxa"/>
            <w:tcBorders/>
            <w:vAlign w:val="bottom"/>
          </w:tcPr>
          <w:p>
            <w:pPr>
              <w:pStyle w:val="Normal"/>
              <w:jc w:val="end"/>
              <w:rPr/>
            </w:pPr>
            <w:r>
              <w:rPr/>
              <w:t>1.523</w:t>
            </w:r>
          </w:p>
        </w:tc>
        <w:tc>
          <w:tcPr>
            <w:tcW w:w="1133" w:type="dxa"/>
            <w:tcBorders/>
            <w:vAlign w:val="bottom"/>
          </w:tcPr>
          <w:p>
            <w:pPr>
              <w:pStyle w:val="Normal"/>
              <w:jc w:val="end"/>
              <w:rPr/>
            </w:pPr>
            <w:r>
              <w:rPr/>
              <w:t>0.723</w:t>
            </w:r>
          </w:p>
        </w:tc>
        <w:tc>
          <w:tcPr>
            <w:tcW w:w="1081" w:type="dxa"/>
            <w:tcBorders/>
            <w:vAlign w:val="bottom"/>
          </w:tcPr>
          <w:p>
            <w:pPr>
              <w:pStyle w:val="Normal"/>
              <w:jc w:val="end"/>
              <w:rPr/>
            </w:pPr>
            <w:r>
              <w:rPr/>
              <w:t>553.223</w:t>
            </w:r>
          </w:p>
        </w:tc>
        <w:tc>
          <w:tcPr>
            <w:tcW w:w="1236" w:type="dxa"/>
            <w:tcBorders/>
            <w:vAlign w:val="bottom"/>
          </w:tcPr>
          <w:p>
            <w:pPr>
              <w:pStyle w:val="Normal"/>
              <w:jc w:val="end"/>
              <w:rPr/>
            </w:pPr>
            <w:r>
              <w:rPr/>
              <w:t>2.107</w:t>
            </w:r>
          </w:p>
        </w:tc>
        <w:tc>
          <w:tcPr>
            <w:tcW w:w="750" w:type="dxa"/>
            <w:tcBorders/>
            <w:vAlign w:val="bottom"/>
          </w:tcPr>
          <w:p>
            <w:pPr>
              <w:pStyle w:val="Normal"/>
              <w:jc w:val="end"/>
              <w:rPr/>
            </w:pPr>
            <w:r>
              <w:rPr/>
              <w:t>0.036</w:t>
            </w:r>
          </w:p>
        </w:tc>
        <w:tc>
          <w:tcPr>
            <w:tcW w:w="1064" w:type="dxa"/>
            <w:tcBorders/>
            <w:vAlign w:val="bottom"/>
          </w:tcPr>
          <w:p>
            <w:pPr>
              <w:pStyle w:val="Normal"/>
              <w:rPr/>
            </w:pPr>
            <w:r>
              <w:rPr/>
              <w:t>pc2</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PC2</w:t>
            </w:r>
          </w:p>
        </w:tc>
        <w:tc>
          <w:tcPr>
            <w:tcW w:w="1086" w:type="dxa"/>
            <w:tcBorders/>
            <w:vAlign w:val="bottom"/>
          </w:tcPr>
          <w:p>
            <w:pPr>
              <w:pStyle w:val="Normal"/>
              <w:jc w:val="end"/>
              <w:rPr/>
            </w:pPr>
            <w:r>
              <w:rPr/>
              <w:t>-0.047</w:t>
            </w:r>
          </w:p>
        </w:tc>
        <w:tc>
          <w:tcPr>
            <w:tcW w:w="1133" w:type="dxa"/>
            <w:tcBorders/>
            <w:vAlign w:val="bottom"/>
          </w:tcPr>
          <w:p>
            <w:pPr>
              <w:pStyle w:val="Normal"/>
              <w:jc w:val="end"/>
              <w:rPr/>
            </w:pPr>
            <w:r>
              <w:rPr/>
              <w:t>0.508</w:t>
            </w:r>
          </w:p>
        </w:tc>
        <w:tc>
          <w:tcPr>
            <w:tcW w:w="1081" w:type="dxa"/>
            <w:tcBorders/>
            <w:vAlign w:val="bottom"/>
          </w:tcPr>
          <w:p>
            <w:pPr>
              <w:pStyle w:val="Normal"/>
              <w:jc w:val="end"/>
              <w:rPr/>
            </w:pPr>
            <w:r>
              <w:rPr/>
              <w:t>118.561</w:t>
            </w:r>
          </w:p>
        </w:tc>
        <w:tc>
          <w:tcPr>
            <w:tcW w:w="1236" w:type="dxa"/>
            <w:tcBorders/>
            <w:vAlign w:val="bottom"/>
          </w:tcPr>
          <w:p>
            <w:pPr>
              <w:pStyle w:val="Normal"/>
              <w:jc w:val="end"/>
              <w:rPr/>
            </w:pPr>
            <w:r>
              <w:rPr/>
              <w:t>-0.093</w:t>
            </w:r>
          </w:p>
        </w:tc>
        <w:tc>
          <w:tcPr>
            <w:tcW w:w="750" w:type="dxa"/>
            <w:tcBorders/>
            <w:vAlign w:val="bottom"/>
          </w:tcPr>
          <w:p>
            <w:pPr>
              <w:pStyle w:val="Normal"/>
              <w:jc w:val="end"/>
              <w:rPr/>
            </w:pPr>
            <w:r>
              <w:rPr/>
              <w:t>0.926</w:t>
            </w:r>
          </w:p>
        </w:tc>
        <w:tc>
          <w:tcPr>
            <w:tcW w:w="1064" w:type="dxa"/>
            <w:tcBorders/>
            <w:vAlign w:val="bottom"/>
          </w:tcPr>
          <w:p>
            <w:pPr>
              <w:pStyle w:val="Normal"/>
              <w:rPr/>
            </w:pPr>
            <w:r>
              <w:rPr/>
              <w:t>pc2</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treatmentD:ext_intINT</w:t>
            </w:r>
          </w:p>
        </w:tc>
        <w:tc>
          <w:tcPr>
            <w:tcW w:w="1086" w:type="dxa"/>
            <w:tcBorders/>
            <w:vAlign w:val="bottom"/>
          </w:tcPr>
          <w:p>
            <w:pPr>
              <w:pStyle w:val="Normal"/>
              <w:jc w:val="end"/>
              <w:rPr/>
            </w:pPr>
            <w:r>
              <w:rPr/>
              <w:t>-0.824</w:t>
            </w:r>
          </w:p>
        </w:tc>
        <w:tc>
          <w:tcPr>
            <w:tcW w:w="1133" w:type="dxa"/>
            <w:tcBorders/>
            <w:vAlign w:val="bottom"/>
          </w:tcPr>
          <w:p>
            <w:pPr>
              <w:pStyle w:val="Normal"/>
              <w:jc w:val="end"/>
              <w:rPr/>
            </w:pPr>
            <w:r>
              <w:rPr/>
              <w:t>1.010</w:t>
            </w:r>
          </w:p>
        </w:tc>
        <w:tc>
          <w:tcPr>
            <w:tcW w:w="1081" w:type="dxa"/>
            <w:tcBorders/>
            <w:vAlign w:val="bottom"/>
          </w:tcPr>
          <w:p>
            <w:pPr>
              <w:pStyle w:val="Normal"/>
              <w:jc w:val="end"/>
              <w:rPr/>
            </w:pPr>
            <w:r>
              <w:rPr/>
              <w:t>553.909</w:t>
            </w:r>
          </w:p>
        </w:tc>
        <w:tc>
          <w:tcPr>
            <w:tcW w:w="1236" w:type="dxa"/>
            <w:tcBorders/>
            <w:vAlign w:val="bottom"/>
          </w:tcPr>
          <w:p>
            <w:pPr>
              <w:pStyle w:val="Normal"/>
              <w:jc w:val="end"/>
              <w:rPr/>
            </w:pPr>
            <w:r>
              <w:rPr/>
              <w:t>-0.816</w:t>
            </w:r>
          </w:p>
        </w:tc>
        <w:tc>
          <w:tcPr>
            <w:tcW w:w="750" w:type="dxa"/>
            <w:tcBorders/>
            <w:vAlign w:val="bottom"/>
          </w:tcPr>
          <w:p>
            <w:pPr>
              <w:pStyle w:val="Normal"/>
              <w:jc w:val="end"/>
              <w:rPr/>
            </w:pPr>
            <w:r>
              <w:rPr/>
              <w:t>0.415</w:t>
            </w:r>
          </w:p>
        </w:tc>
        <w:tc>
          <w:tcPr>
            <w:tcW w:w="1064" w:type="dxa"/>
            <w:tcBorders/>
            <w:vAlign w:val="bottom"/>
          </w:tcPr>
          <w:p>
            <w:pPr>
              <w:pStyle w:val="Normal"/>
              <w:rPr/>
            </w:pPr>
            <w:r>
              <w:rPr/>
              <w:t>pc2</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treatmentD:PC2</w:t>
            </w:r>
          </w:p>
        </w:tc>
        <w:tc>
          <w:tcPr>
            <w:tcW w:w="1086" w:type="dxa"/>
            <w:tcBorders/>
            <w:vAlign w:val="bottom"/>
          </w:tcPr>
          <w:p>
            <w:pPr>
              <w:pStyle w:val="Normal"/>
              <w:jc w:val="end"/>
              <w:rPr/>
            </w:pPr>
            <w:r>
              <w:rPr/>
              <w:t>-0.290</w:t>
            </w:r>
          </w:p>
        </w:tc>
        <w:tc>
          <w:tcPr>
            <w:tcW w:w="1133" w:type="dxa"/>
            <w:tcBorders/>
            <w:vAlign w:val="bottom"/>
          </w:tcPr>
          <w:p>
            <w:pPr>
              <w:pStyle w:val="Normal"/>
              <w:jc w:val="end"/>
              <w:rPr/>
            </w:pPr>
            <w:r>
              <w:rPr/>
              <w:t>0.665</w:t>
            </w:r>
          </w:p>
        </w:tc>
        <w:tc>
          <w:tcPr>
            <w:tcW w:w="1081" w:type="dxa"/>
            <w:tcBorders/>
            <w:vAlign w:val="bottom"/>
          </w:tcPr>
          <w:p>
            <w:pPr>
              <w:pStyle w:val="Normal"/>
              <w:jc w:val="end"/>
              <w:rPr/>
            </w:pPr>
            <w:r>
              <w:rPr/>
              <w:t>553.932</w:t>
            </w:r>
          </w:p>
        </w:tc>
        <w:tc>
          <w:tcPr>
            <w:tcW w:w="1236" w:type="dxa"/>
            <w:tcBorders/>
            <w:vAlign w:val="bottom"/>
          </w:tcPr>
          <w:p>
            <w:pPr>
              <w:pStyle w:val="Normal"/>
              <w:jc w:val="end"/>
              <w:rPr/>
            </w:pPr>
            <w:r>
              <w:rPr/>
              <w:t>-0.435</w:t>
            </w:r>
          </w:p>
        </w:tc>
        <w:tc>
          <w:tcPr>
            <w:tcW w:w="750" w:type="dxa"/>
            <w:tcBorders/>
            <w:vAlign w:val="bottom"/>
          </w:tcPr>
          <w:p>
            <w:pPr>
              <w:pStyle w:val="Normal"/>
              <w:jc w:val="end"/>
              <w:rPr/>
            </w:pPr>
            <w:r>
              <w:rPr/>
              <w:t>0.663</w:t>
            </w:r>
          </w:p>
        </w:tc>
        <w:tc>
          <w:tcPr>
            <w:tcW w:w="1064" w:type="dxa"/>
            <w:tcBorders/>
            <w:vAlign w:val="bottom"/>
          </w:tcPr>
          <w:p>
            <w:pPr>
              <w:pStyle w:val="Normal"/>
              <w:rPr/>
            </w:pPr>
            <w:r>
              <w:rPr/>
              <w:t>pc2</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ext_intINT:PC2</w:t>
            </w:r>
          </w:p>
        </w:tc>
        <w:tc>
          <w:tcPr>
            <w:tcW w:w="1086" w:type="dxa"/>
            <w:tcBorders/>
            <w:vAlign w:val="bottom"/>
          </w:tcPr>
          <w:p>
            <w:pPr>
              <w:pStyle w:val="Normal"/>
              <w:jc w:val="end"/>
              <w:rPr/>
            </w:pPr>
            <w:r>
              <w:rPr/>
              <w:t>0.353</w:t>
            </w:r>
          </w:p>
        </w:tc>
        <w:tc>
          <w:tcPr>
            <w:tcW w:w="1133" w:type="dxa"/>
            <w:tcBorders/>
            <w:vAlign w:val="bottom"/>
          </w:tcPr>
          <w:p>
            <w:pPr>
              <w:pStyle w:val="Normal"/>
              <w:jc w:val="end"/>
              <w:rPr/>
            </w:pPr>
            <w:r>
              <w:rPr/>
              <w:t>0.688</w:t>
            </w:r>
          </w:p>
        </w:tc>
        <w:tc>
          <w:tcPr>
            <w:tcW w:w="1081" w:type="dxa"/>
            <w:tcBorders/>
            <w:vAlign w:val="bottom"/>
          </w:tcPr>
          <w:p>
            <w:pPr>
              <w:pStyle w:val="Normal"/>
              <w:jc w:val="end"/>
              <w:rPr/>
            </w:pPr>
            <w:r>
              <w:rPr/>
              <w:t>551.853</w:t>
            </w:r>
          </w:p>
        </w:tc>
        <w:tc>
          <w:tcPr>
            <w:tcW w:w="1236" w:type="dxa"/>
            <w:tcBorders/>
            <w:vAlign w:val="bottom"/>
          </w:tcPr>
          <w:p>
            <w:pPr>
              <w:pStyle w:val="Normal"/>
              <w:jc w:val="end"/>
              <w:rPr/>
            </w:pPr>
            <w:r>
              <w:rPr/>
              <w:t>0.514</w:t>
            </w:r>
          </w:p>
        </w:tc>
        <w:tc>
          <w:tcPr>
            <w:tcW w:w="750" w:type="dxa"/>
            <w:tcBorders/>
            <w:vAlign w:val="bottom"/>
          </w:tcPr>
          <w:p>
            <w:pPr>
              <w:pStyle w:val="Normal"/>
              <w:jc w:val="end"/>
              <w:rPr/>
            </w:pPr>
            <w:r>
              <w:rPr/>
              <w:t>0.608</w:t>
            </w:r>
          </w:p>
        </w:tc>
        <w:tc>
          <w:tcPr>
            <w:tcW w:w="1064" w:type="dxa"/>
            <w:tcBorders/>
            <w:vAlign w:val="bottom"/>
          </w:tcPr>
          <w:p>
            <w:pPr>
              <w:pStyle w:val="Normal"/>
              <w:rPr/>
            </w:pPr>
            <w:r>
              <w:rPr/>
              <w:t>pc2</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treatmentD:ext_intINT:PC2</w:t>
            </w:r>
          </w:p>
        </w:tc>
        <w:tc>
          <w:tcPr>
            <w:tcW w:w="1086" w:type="dxa"/>
            <w:tcBorders/>
            <w:vAlign w:val="bottom"/>
          </w:tcPr>
          <w:p>
            <w:pPr>
              <w:pStyle w:val="Normal"/>
              <w:jc w:val="end"/>
              <w:rPr/>
            </w:pPr>
            <w:r>
              <w:rPr/>
              <w:t>-0.490</w:t>
            </w:r>
          </w:p>
        </w:tc>
        <w:tc>
          <w:tcPr>
            <w:tcW w:w="1133" w:type="dxa"/>
            <w:tcBorders/>
            <w:vAlign w:val="bottom"/>
          </w:tcPr>
          <w:p>
            <w:pPr>
              <w:pStyle w:val="Normal"/>
              <w:jc w:val="end"/>
              <w:rPr/>
            </w:pPr>
            <w:r>
              <w:rPr/>
              <w:t>0.959</w:t>
            </w:r>
          </w:p>
        </w:tc>
        <w:tc>
          <w:tcPr>
            <w:tcW w:w="1081" w:type="dxa"/>
            <w:tcBorders/>
            <w:vAlign w:val="bottom"/>
          </w:tcPr>
          <w:p>
            <w:pPr>
              <w:pStyle w:val="Normal"/>
              <w:jc w:val="end"/>
              <w:rPr/>
            </w:pPr>
            <w:r>
              <w:rPr/>
              <w:t>553.788</w:t>
            </w:r>
          </w:p>
        </w:tc>
        <w:tc>
          <w:tcPr>
            <w:tcW w:w="1236" w:type="dxa"/>
            <w:tcBorders/>
            <w:vAlign w:val="bottom"/>
          </w:tcPr>
          <w:p>
            <w:pPr>
              <w:pStyle w:val="Normal"/>
              <w:jc w:val="end"/>
              <w:rPr/>
            </w:pPr>
            <w:r>
              <w:rPr/>
              <w:t>-0.510</w:t>
            </w:r>
          </w:p>
        </w:tc>
        <w:tc>
          <w:tcPr>
            <w:tcW w:w="750" w:type="dxa"/>
            <w:tcBorders/>
            <w:vAlign w:val="bottom"/>
          </w:tcPr>
          <w:p>
            <w:pPr>
              <w:pStyle w:val="Normal"/>
              <w:jc w:val="end"/>
              <w:rPr/>
            </w:pPr>
            <w:r>
              <w:rPr/>
              <w:t>0.610</w:t>
            </w:r>
          </w:p>
        </w:tc>
        <w:tc>
          <w:tcPr>
            <w:tcW w:w="1064" w:type="dxa"/>
            <w:tcBorders/>
            <w:vAlign w:val="bottom"/>
          </w:tcPr>
          <w:p>
            <w:pPr>
              <w:pStyle w:val="Normal"/>
              <w:rPr/>
            </w:pPr>
            <w:r>
              <w:rPr/>
              <w:t>pc2</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(Intercept)</w:t>
            </w:r>
          </w:p>
        </w:tc>
        <w:tc>
          <w:tcPr>
            <w:tcW w:w="1086" w:type="dxa"/>
            <w:tcBorders/>
            <w:vAlign w:val="bottom"/>
          </w:tcPr>
          <w:p>
            <w:pPr>
              <w:pStyle w:val="Normal"/>
              <w:jc w:val="end"/>
              <w:rPr/>
            </w:pPr>
            <w:r>
              <w:rPr/>
              <w:t>7.813</w:t>
            </w:r>
          </w:p>
        </w:tc>
        <w:tc>
          <w:tcPr>
            <w:tcW w:w="1133" w:type="dxa"/>
            <w:tcBorders/>
            <w:vAlign w:val="bottom"/>
          </w:tcPr>
          <w:p>
            <w:pPr>
              <w:pStyle w:val="Normal"/>
              <w:jc w:val="end"/>
              <w:rPr/>
            </w:pPr>
            <w:r>
              <w:rPr/>
              <w:t>1.022</w:t>
            </w:r>
          </w:p>
        </w:tc>
        <w:tc>
          <w:tcPr>
            <w:tcW w:w="1081" w:type="dxa"/>
            <w:tcBorders/>
            <w:vAlign w:val="bottom"/>
          </w:tcPr>
          <w:p>
            <w:pPr>
              <w:pStyle w:val="Normal"/>
              <w:jc w:val="end"/>
              <w:rPr/>
            </w:pPr>
            <w:r>
              <w:rPr/>
              <w:t>134.667</w:t>
            </w:r>
          </w:p>
        </w:tc>
        <w:tc>
          <w:tcPr>
            <w:tcW w:w="1236" w:type="dxa"/>
            <w:tcBorders/>
            <w:vAlign w:val="bottom"/>
          </w:tcPr>
          <w:p>
            <w:pPr>
              <w:pStyle w:val="Normal"/>
              <w:jc w:val="end"/>
              <w:rPr/>
            </w:pPr>
            <w:r>
              <w:rPr/>
              <w:t>7.646</w:t>
            </w:r>
          </w:p>
        </w:tc>
        <w:tc>
          <w:tcPr>
            <w:tcW w:w="750" w:type="dxa"/>
            <w:tcBorders/>
            <w:vAlign w:val="bottom"/>
          </w:tcPr>
          <w:p>
            <w:pPr>
              <w:pStyle w:val="Normal"/>
              <w:jc w:val="end"/>
              <w:rPr/>
            </w:pPr>
            <w:r>
              <w:rPr/>
              <w:t>0.000</w:t>
            </w:r>
          </w:p>
        </w:tc>
        <w:tc>
          <w:tcPr>
            <w:tcW w:w="1064" w:type="dxa"/>
            <w:tcBorders/>
            <w:vAlign w:val="bottom"/>
          </w:tcPr>
          <w:p>
            <w:pPr>
              <w:pStyle w:val="Normal"/>
              <w:rPr/>
            </w:pPr>
            <w:r>
              <w:rPr/>
              <w:t>root_f</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w:t>
            </w:r>
          </w:p>
        </w:tc>
        <w:tc>
          <w:tcPr>
            <w:tcW w:w="1086" w:type="dxa"/>
            <w:tcBorders/>
            <w:vAlign w:val="bottom"/>
          </w:tcPr>
          <w:p>
            <w:pPr>
              <w:pStyle w:val="Normal"/>
              <w:jc w:val="end"/>
              <w:rPr/>
            </w:pPr>
            <w:r>
              <w:rPr/>
              <w:t>-0.299</w:t>
            </w:r>
          </w:p>
        </w:tc>
        <w:tc>
          <w:tcPr>
            <w:tcW w:w="1133" w:type="dxa"/>
            <w:tcBorders/>
            <w:vAlign w:val="bottom"/>
          </w:tcPr>
          <w:p>
            <w:pPr>
              <w:pStyle w:val="Normal"/>
              <w:jc w:val="end"/>
              <w:rPr/>
            </w:pPr>
            <w:r>
              <w:rPr/>
              <w:t>1.383</w:t>
            </w:r>
          </w:p>
        </w:tc>
        <w:tc>
          <w:tcPr>
            <w:tcW w:w="1081" w:type="dxa"/>
            <w:tcBorders/>
            <w:vAlign w:val="bottom"/>
          </w:tcPr>
          <w:p>
            <w:pPr>
              <w:pStyle w:val="Normal"/>
              <w:jc w:val="end"/>
              <w:rPr/>
            </w:pPr>
            <w:r>
              <w:rPr/>
              <w:t>556.147</w:t>
            </w:r>
          </w:p>
        </w:tc>
        <w:tc>
          <w:tcPr>
            <w:tcW w:w="1236" w:type="dxa"/>
            <w:tcBorders/>
            <w:vAlign w:val="bottom"/>
          </w:tcPr>
          <w:p>
            <w:pPr>
              <w:pStyle w:val="Normal"/>
              <w:jc w:val="end"/>
              <w:rPr/>
            </w:pPr>
            <w:r>
              <w:rPr/>
              <w:t>-0.216</w:t>
            </w:r>
          </w:p>
        </w:tc>
        <w:tc>
          <w:tcPr>
            <w:tcW w:w="750" w:type="dxa"/>
            <w:tcBorders/>
            <w:vAlign w:val="bottom"/>
          </w:tcPr>
          <w:p>
            <w:pPr>
              <w:pStyle w:val="Normal"/>
              <w:jc w:val="end"/>
              <w:rPr/>
            </w:pPr>
            <w:r>
              <w:rPr/>
              <w:t>0.829</w:t>
            </w:r>
          </w:p>
        </w:tc>
        <w:tc>
          <w:tcPr>
            <w:tcW w:w="1064" w:type="dxa"/>
            <w:tcBorders/>
            <w:vAlign w:val="bottom"/>
          </w:tcPr>
          <w:p>
            <w:pPr>
              <w:pStyle w:val="Normal"/>
              <w:rPr/>
            </w:pPr>
            <w:r>
              <w:rPr/>
              <w:t>root_f</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ext_intINT</w:t>
            </w:r>
          </w:p>
        </w:tc>
        <w:tc>
          <w:tcPr>
            <w:tcW w:w="1086" w:type="dxa"/>
            <w:tcBorders/>
            <w:vAlign w:val="bottom"/>
          </w:tcPr>
          <w:p>
            <w:pPr>
              <w:pStyle w:val="Normal"/>
              <w:jc w:val="end"/>
              <w:rPr/>
            </w:pPr>
            <w:r>
              <w:rPr/>
              <w:t>2.090</w:t>
            </w:r>
          </w:p>
        </w:tc>
        <w:tc>
          <w:tcPr>
            <w:tcW w:w="1133" w:type="dxa"/>
            <w:tcBorders/>
            <w:vAlign w:val="bottom"/>
          </w:tcPr>
          <w:p>
            <w:pPr>
              <w:pStyle w:val="Normal"/>
              <w:jc w:val="end"/>
              <w:rPr/>
            </w:pPr>
            <w:r>
              <w:rPr/>
              <w:t>1.432</w:t>
            </w:r>
          </w:p>
        </w:tc>
        <w:tc>
          <w:tcPr>
            <w:tcW w:w="1081" w:type="dxa"/>
            <w:tcBorders/>
            <w:vAlign w:val="bottom"/>
          </w:tcPr>
          <w:p>
            <w:pPr>
              <w:pStyle w:val="Normal"/>
              <w:jc w:val="end"/>
              <w:rPr/>
            </w:pPr>
            <w:r>
              <w:rPr/>
              <w:t>552.450</w:t>
            </w:r>
          </w:p>
        </w:tc>
        <w:tc>
          <w:tcPr>
            <w:tcW w:w="1236" w:type="dxa"/>
            <w:tcBorders/>
            <w:vAlign w:val="bottom"/>
          </w:tcPr>
          <w:p>
            <w:pPr>
              <w:pStyle w:val="Normal"/>
              <w:jc w:val="end"/>
              <w:rPr/>
            </w:pPr>
            <w:r>
              <w:rPr/>
              <w:t>1.460</w:t>
            </w:r>
          </w:p>
        </w:tc>
        <w:tc>
          <w:tcPr>
            <w:tcW w:w="750" w:type="dxa"/>
            <w:tcBorders/>
            <w:vAlign w:val="bottom"/>
          </w:tcPr>
          <w:p>
            <w:pPr>
              <w:pStyle w:val="Normal"/>
              <w:jc w:val="end"/>
              <w:rPr/>
            </w:pPr>
            <w:r>
              <w:rPr/>
              <w:t>0.145</w:t>
            </w:r>
          </w:p>
        </w:tc>
        <w:tc>
          <w:tcPr>
            <w:tcW w:w="1064" w:type="dxa"/>
            <w:tcBorders/>
            <w:vAlign w:val="bottom"/>
          </w:tcPr>
          <w:p>
            <w:pPr>
              <w:pStyle w:val="Normal"/>
              <w:rPr/>
            </w:pPr>
            <w:r>
              <w:rPr/>
              <w:t>root_f</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root_f</w:t>
            </w:r>
          </w:p>
        </w:tc>
        <w:tc>
          <w:tcPr>
            <w:tcW w:w="1086" w:type="dxa"/>
            <w:tcBorders/>
            <w:vAlign w:val="bottom"/>
          </w:tcPr>
          <w:p>
            <w:pPr>
              <w:pStyle w:val="Normal"/>
              <w:jc w:val="end"/>
              <w:rPr/>
            </w:pPr>
            <w:r>
              <w:rPr/>
              <w:t>0.600</w:t>
            </w:r>
          </w:p>
        </w:tc>
        <w:tc>
          <w:tcPr>
            <w:tcW w:w="1133" w:type="dxa"/>
            <w:tcBorders/>
            <w:vAlign w:val="bottom"/>
          </w:tcPr>
          <w:p>
            <w:pPr>
              <w:pStyle w:val="Normal"/>
              <w:jc w:val="end"/>
              <w:rPr/>
            </w:pPr>
            <w:r>
              <w:rPr/>
              <w:t>2.852</w:t>
            </w:r>
          </w:p>
        </w:tc>
        <w:tc>
          <w:tcPr>
            <w:tcW w:w="1081" w:type="dxa"/>
            <w:tcBorders/>
            <w:vAlign w:val="bottom"/>
          </w:tcPr>
          <w:p>
            <w:pPr>
              <w:pStyle w:val="Normal"/>
              <w:jc w:val="end"/>
              <w:rPr/>
            </w:pPr>
            <w:r>
              <w:rPr/>
              <w:t>129.816</w:t>
            </w:r>
          </w:p>
        </w:tc>
        <w:tc>
          <w:tcPr>
            <w:tcW w:w="1236" w:type="dxa"/>
            <w:tcBorders/>
            <w:vAlign w:val="bottom"/>
          </w:tcPr>
          <w:p>
            <w:pPr>
              <w:pStyle w:val="Normal"/>
              <w:jc w:val="end"/>
              <w:rPr/>
            </w:pPr>
            <w:r>
              <w:rPr/>
              <w:t>0.210</w:t>
            </w:r>
          </w:p>
        </w:tc>
        <w:tc>
          <w:tcPr>
            <w:tcW w:w="750" w:type="dxa"/>
            <w:tcBorders/>
            <w:vAlign w:val="bottom"/>
          </w:tcPr>
          <w:p>
            <w:pPr>
              <w:pStyle w:val="Normal"/>
              <w:jc w:val="end"/>
              <w:rPr/>
            </w:pPr>
            <w:r>
              <w:rPr/>
              <w:t>0.834</w:t>
            </w:r>
          </w:p>
        </w:tc>
        <w:tc>
          <w:tcPr>
            <w:tcW w:w="1064" w:type="dxa"/>
            <w:tcBorders/>
            <w:vAlign w:val="bottom"/>
          </w:tcPr>
          <w:p>
            <w:pPr>
              <w:pStyle w:val="Normal"/>
              <w:rPr/>
            </w:pPr>
            <w:r>
              <w:rPr/>
              <w:t>root_f</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treatmentD:ext_intINT</w:t>
            </w:r>
          </w:p>
        </w:tc>
        <w:tc>
          <w:tcPr>
            <w:tcW w:w="1086" w:type="dxa"/>
            <w:tcBorders/>
            <w:vAlign w:val="bottom"/>
          </w:tcPr>
          <w:p>
            <w:pPr>
              <w:pStyle w:val="Normal"/>
              <w:jc w:val="end"/>
              <w:rPr/>
            </w:pPr>
            <w:r>
              <w:rPr/>
              <w:t>-2.150</w:t>
            </w:r>
          </w:p>
        </w:tc>
        <w:tc>
          <w:tcPr>
            <w:tcW w:w="1133" w:type="dxa"/>
            <w:tcBorders/>
            <w:vAlign w:val="bottom"/>
          </w:tcPr>
          <w:p>
            <w:pPr>
              <w:pStyle w:val="Normal"/>
              <w:jc w:val="end"/>
              <w:rPr/>
            </w:pPr>
            <w:r>
              <w:rPr/>
              <w:t>1.990</w:t>
            </w:r>
          </w:p>
        </w:tc>
        <w:tc>
          <w:tcPr>
            <w:tcW w:w="1081" w:type="dxa"/>
            <w:tcBorders/>
            <w:vAlign w:val="bottom"/>
          </w:tcPr>
          <w:p>
            <w:pPr>
              <w:pStyle w:val="Normal"/>
              <w:jc w:val="end"/>
              <w:rPr/>
            </w:pPr>
            <w:r>
              <w:rPr/>
              <w:t>555.444</w:t>
            </w:r>
          </w:p>
        </w:tc>
        <w:tc>
          <w:tcPr>
            <w:tcW w:w="1236" w:type="dxa"/>
            <w:tcBorders/>
            <w:vAlign w:val="bottom"/>
          </w:tcPr>
          <w:p>
            <w:pPr>
              <w:pStyle w:val="Normal"/>
              <w:jc w:val="end"/>
              <w:rPr/>
            </w:pPr>
            <w:r>
              <w:rPr/>
              <w:t>-1.080</w:t>
            </w:r>
          </w:p>
        </w:tc>
        <w:tc>
          <w:tcPr>
            <w:tcW w:w="750" w:type="dxa"/>
            <w:tcBorders/>
            <w:vAlign w:val="bottom"/>
          </w:tcPr>
          <w:p>
            <w:pPr>
              <w:pStyle w:val="Normal"/>
              <w:jc w:val="end"/>
              <w:rPr/>
            </w:pPr>
            <w:r>
              <w:rPr/>
              <w:t>0.281</w:t>
            </w:r>
          </w:p>
        </w:tc>
        <w:tc>
          <w:tcPr>
            <w:tcW w:w="1064" w:type="dxa"/>
            <w:tcBorders/>
            <w:vAlign w:val="bottom"/>
          </w:tcPr>
          <w:p>
            <w:pPr>
              <w:pStyle w:val="Normal"/>
              <w:rPr/>
            </w:pPr>
            <w:r>
              <w:rPr/>
              <w:t>root_f</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treatmentD:root_f</w:t>
            </w:r>
          </w:p>
        </w:tc>
        <w:tc>
          <w:tcPr>
            <w:tcW w:w="1086" w:type="dxa"/>
            <w:tcBorders/>
            <w:vAlign w:val="bottom"/>
          </w:tcPr>
          <w:p>
            <w:pPr>
              <w:pStyle w:val="Normal"/>
              <w:jc w:val="end"/>
              <w:rPr/>
            </w:pPr>
            <w:r>
              <w:rPr/>
              <w:t>1.246</w:t>
            </w:r>
          </w:p>
        </w:tc>
        <w:tc>
          <w:tcPr>
            <w:tcW w:w="1133" w:type="dxa"/>
            <w:tcBorders/>
            <w:vAlign w:val="bottom"/>
          </w:tcPr>
          <w:p>
            <w:pPr>
              <w:pStyle w:val="Normal"/>
              <w:jc w:val="end"/>
              <w:rPr/>
            </w:pPr>
            <w:r>
              <w:rPr/>
              <w:t>3.767</w:t>
            </w:r>
          </w:p>
        </w:tc>
        <w:tc>
          <w:tcPr>
            <w:tcW w:w="1081" w:type="dxa"/>
            <w:tcBorders/>
            <w:vAlign w:val="bottom"/>
          </w:tcPr>
          <w:p>
            <w:pPr>
              <w:pStyle w:val="Normal"/>
              <w:jc w:val="end"/>
              <w:rPr/>
            </w:pPr>
            <w:r>
              <w:rPr/>
              <w:t>554.168</w:t>
            </w:r>
          </w:p>
        </w:tc>
        <w:tc>
          <w:tcPr>
            <w:tcW w:w="1236" w:type="dxa"/>
            <w:tcBorders/>
            <w:vAlign w:val="bottom"/>
          </w:tcPr>
          <w:p>
            <w:pPr>
              <w:pStyle w:val="Normal"/>
              <w:jc w:val="end"/>
              <w:rPr/>
            </w:pPr>
            <w:r>
              <w:rPr/>
              <w:t>0.331</w:t>
            </w:r>
          </w:p>
        </w:tc>
        <w:tc>
          <w:tcPr>
            <w:tcW w:w="750" w:type="dxa"/>
            <w:tcBorders/>
            <w:vAlign w:val="bottom"/>
          </w:tcPr>
          <w:p>
            <w:pPr>
              <w:pStyle w:val="Normal"/>
              <w:jc w:val="end"/>
              <w:rPr/>
            </w:pPr>
            <w:r>
              <w:rPr/>
              <w:t>0.741</w:t>
            </w:r>
          </w:p>
        </w:tc>
        <w:tc>
          <w:tcPr>
            <w:tcW w:w="1064" w:type="dxa"/>
            <w:tcBorders/>
            <w:vAlign w:val="bottom"/>
          </w:tcPr>
          <w:p>
            <w:pPr>
              <w:pStyle w:val="Normal"/>
              <w:rPr/>
            </w:pPr>
            <w:r>
              <w:rPr/>
              <w:t>root_f</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ext_intINT:root_f</w:t>
            </w:r>
          </w:p>
        </w:tc>
        <w:tc>
          <w:tcPr>
            <w:tcW w:w="1086" w:type="dxa"/>
            <w:tcBorders/>
            <w:vAlign w:val="bottom"/>
          </w:tcPr>
          <w:p>
            <w:pPr>
              <w:pStyle w:val="Normal"/>
              <w:jc w:val="end"/>
              <w:rPr/>
            </w:pPr>
            <w:r>
              <w:rPr/>
              <w:t>-1.861</w:t>
            </w:r>
          </w:p>
        </w:tc>
        <w:tc>
          <w:tcPr>
            <w:tcW w:w="1133" w:type="dxa"/>
            <w:tcBorders/>
            <w:vAlign w:val="bottom"/>
          </w:tcPr>
          <w:p>
            <w:pPr>
              <w:pStyle w:val="Normal"/>
              <w:jc w:val="end"/>
              <w:rPr/>
            </w:pPr>
            <w:r>
              <w:rPr/>
              <w:t>3.909</w:t>
            </w:r>
          </w:p>
        </w:tc>
        <w:tc>
          <w:tcPr>
            <w:tcW w:w="1081" w:type="dxa"/>
            <w:tcBorders/>
            <w:vAlign w:val="bottom"/>
          </w:tcPr>
          <w:p>
            <w:pPr>
              <w:pStyle w:val="Normal"/>
              <w:jc w:val="end"/>
              <w:rPr/>
            </w:pPr>
            <w:r>
              <w:rPr/>
              <w:t>552.185</w:t>
            </w:r>
          </w:p>
        </w:tc>
        <w:tc>
          <w:tcPr>
            <w:tcW w:w="1236" w:type="dxa"/>
            <w:tcBorders/>
            <w:vAlign w:val="bottom"/>
          </w:tcPr>
          <w:p>
            <w:pPr>
              <w:pStyle w:val="Normal"/>
              <w:jc w:val="end"/>
              <w:rPr/>
            </w:pPr>
            <w:r>
              <w:rPr/>
              <w:t>-0.476</w:t>
            </w:r>
          </w:p>
        </w:tc>
        <w:tc>
          <w:tcPr>
            <w:tcW w:w="750" w:type="dxa"/>
            <w:tcBorders/>
            <w:vAlign w:val="bottom"/>
          </w:tcPr>
          <w:p>
            <w:pPr>
              <w:pStyle w:val="Normal"/>
              <w:jc w:val="end"/>
              <w:rPr/>
            </w:pPr>
            <w:r>
              <w:rPr/>
              <w:t>0.634</w:t>
            </w:r>
          </w:p>
        </w:tc>
        <w:tc>
          <w:tcPr>
            <w:tcW w:w="1064" w:type="dxa"/>
            <w:tcBorders/>
            <w:vAlign w:val="bottom"/>
          </w:tcPr>
          <w:p>
            <w:pPr>
              <w:pStyle w:val="Normal"/>
              <w:rPr/>
            </w:pPr>
            <w:r>
              <w:rPr/>
              <w:t>root_f</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treatmentD:ext_intINT:root_f</w:t>
            </w:r>
          </w:p>
        </w:tc>
        <w:tc>
          <w:tcPr>
            <w:tcW w:w="1086" w:type="dxa"/>
            <w:tcBorders/>
            <w:vAlign w:val="bottom"/>
          </w:tcPr>
          <w:p>
            <w:pPr>
              <w:pStyle w:val="Normal"/>
              <w:jc w:val="end"/>
              <w:rPr/>
            </w:pPr>
            <w:r>
              <w:rPr/>
              <w:t>4.314</w:t>
            </w:r>
          </w:p>
        </w:tc>
        <w:tc>
          <w:tcPr>
            <w:tcW w:w="1133" w:type="dxa"/>
            <w:tcBorders/>
            <w:vAlign w:val="bottom"/>
          </w:tcPr>
          <w:p>
            <w:pPr>
              <w:pStyle w:val="Normal"/>
              <w:jc w:val="end"/>
              <w:rPr/>
            </w:pPr>
            <w:r>
              <w:rPr/>
              <w:t>5.447</w:t>
            </w:r>
          </w:p>
        </w:tc>
        <w:tc>
          <w:tcPr>
            <w:tcW w:w="1081" w:type="dxa"/>
            <w:tcBorders/>
            <w:vAlign w:val="bottom"/>
          </w:tcPr>
          <w:p>
            <w:pPr>
              <w:pStyle w:val="Normal"/>
              <w:jc w:val="end"/>
              <w:rPr/>
            </w:pPr>
            <w:r>
              <w:rPr/>
              <w:t>554.555</w:t>
            </w:r>
          </w:p>
        </w:tc>
        <w:tc>
          <w:tcPr>
            <w:tcW w:w="1236" w:type="dxa"/>
            <w:tcBorders/>
            <w:vAlign w:val="bottom"/>
          </w:tcPr>
          <w:p>
            <w:pPr>
              <w:pStyle w:val="Normal"/>
              <w:jc w:val="end"/>
              <w:rPr/>
            </w:pPr>
            <w:r>
              <w:rPr/>
              <w:t>0.792</w:t>
            </w:r>
          </w:p>
        </w:tc>
        <w:tc>
          <w:tcPr>
            <w:tcW w:w="750" w:type="dxa"/>
            <w:tcBorders/>
            <w:vAlign w:val="bottom"/>
          </w:tcPr>
          <w:p>
            <w:pPr>
              <w:pStyle w:val="Normal"/>
              <w:jc w:val="end"/>
              <w:rPr/>
            </w:pPr>
            <w:r>
              <w:rPr/>
              <w:t>0.429</w:t>
            </w:r>
          </w:p>
        </w:tc>
        <w:tc>
          <w:tcPr>
            <w:tcW w:w="1064" w:type="dxa"/>
            <w:tcBorders/>
            <w:vAlign w:val="bottom"/>
          </w:tcPr>
          <w:p>
            <w:pPr>
              <w:pStyle w:val="Normal"/>
              <w:rPr/>
            </w:pPr>
            <w:r>
              <w:rPr/>
              <w:t>root_f</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(Intercept)</w:t>
            </w:r>
          </w:p>
        </w:tc>
        <w:tc>
          <w:tcPr>
            <w:tcW w:w="1086" w:type="dxa"/>
            <w:tcBorders/>
            <w:vAlign w:val="bottom"/>
          </w:tcPr>
          <w:p>
            <w:pPr>
              <w:pStyle w:val="Normal"/>
              <w:jc w:val="end"/>
              <w:rPr/>
            </w:pPr>
            <w:r>
              <w:rPr/>
              <w:t>9.996</w:t>
            </w:r>
          </w:p>
        </w:tc>
        <w:tc>
          <w:tcPr>
            <w:tcW w:w="1133" w:type="dxa"/>
            <w:tcBorders/>
            <w:vAlign w:val="bottom"/>
          </w:tcPr>
          <w:p>
            <w:pPr>
              <w:pStyle w:val="Normal"/>
              <w:jc w:val="end"/>
              <w:rPr/>
            </w:pPr>
            <w:r>
              <w:rPr/>
              <w:t>2.126</w:t>
            </w:r>
          </w:p>
        </w:tc>
        <w:tc>
          <w:tcPr>
            <w:tcW w:w="1081" w:type="dxa"/>
            <w:tcBorders/>
            <w:vAlign w:val="bottom"/>
          </w:tcPr>
          <w:p>
            <w:pPr>
              <w:pStyle w:val="Normal"/>
              <w:jc w:val="end"/>
              <w:rPr/>
            </w:pPr>
            <w:r>
              <w:rPr/>
              <w:t>134.909</w:t>
            </w:r>
          </w:p>
        </w:tc>
        <w:tc>
          <w:tcPr>
            <w:tcW w:w="1236" w:type="dxa"/>
            <w:tcBorders/>
            <w:vAlign w:val="bottom"/>
          </w:tcPr>
          <w:p>
            <w:pPr>
              <w:pStyle w:val="Normal"/>
              <w:jc w:val="end"/>
              <w:rPr/>
            </w:pPr>
            <w:r>
              <w:rPr/>
              <w:t>4.702</w:t>
            </w:r>
          </w:p>
        </w:tc>
        <w:tc>
          <w:tcPr>
            <w:tcW w:w="750" w:type="dxa"/>
            <w:tcBorders/>
            <w:vAlign w:val="bottom"/>
          </w:tcPr>
          <w:p>
            <w:pPr>
              <w:pStyle w:val="Normal"/>
              <w:jc w:val="end"/>
              <w:rPr/>
            </w:pPr>
            <w:r>
              <w:rPr/>
              <w:t>0.000</w:t>
            </w:r>
          </w:p>
        </w:tc>
        <w:tc>
          <w:tcPr>
            <w:tcW w:w="1064" w:type="dxa"/>
            <w:tcBorders/>
            <w:vAlign w:val="bottom"/>
          </w:tcPr>
          <w:p>
            <w:pPr>
              <w:pStyle w:val="Normal"/>
              <w:rPr/>
            </w:pPr>
            <w:r>
              <w:rPr/>
              <w:t>root_m</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w:t>
            </w:r>
          </w:p>
        </w:tc>
        <w:tc>
          <w:tcPr>
            <w:tcW w:w="1086" w:type="dxa"/>
            <w:tcBorders/>
            <w:vAlign w:val="bottom"/>
          </w:tcPr>
          <w:p>
            <w:pPr>
              <w:pStyle w:val="Normal"/>
              <w:jc w:val="end"/>
              <w:rPr/>
            </w:pPr>
            <w:r>
              <w:rPr/>
              <w:t>-0.623</w:t>
            </w:r>
          </w:p>
        </w:tc>
        <w:tc>
          <w:tcPr>
            <w:tcW w:w="1133" w:type="dxa"/>
            <w:tcBorders/>
            <w:vAlign w:val="bottom"/>
          </w:tcPr>
          <w:p>
            <w:pPr>
              <w:pStyle w:val="Normal"/>
              <w:jc w:val="end"/>
              <w:rPr/>
            </w:pPr>
            <w:r>
              <w:rPr/>
              <w:t>2.767</w:t>
            </w:r>
          </w:p>
        </w:tc>
        <w:tc>
          <w:tcPr>
            <w:tcW w:w="1081" w:type="dxa"/>
            <w:tcBorders/>
            <w:vAlign w:val="bottom"/>
          </w:tcPr>
          <w:p>
            <w:pPr>
              <w:pStyle w:val="Normal"/>
              <w:jc w:val="end"/>
              <w:rPr/>
            </w:pPr>
            <w:r>
              <w:rPr/>
              <w:t>555.720</w:t>
            </w:r>
          </w:p>
        </w:tc>
        <w:tc>
          <w:tcPr>
            <w:tcW w:w="1236" w:type="dxa"/>
            <w:tcBorders/>
            <w:vAlign w:val="bottom"/>
          </w:tcPr>
          <w:p>
            <w:pPr>
              <w:pStyle w:val="Normal"/>
              <w:jc w:val="end"/>
              <w:rPr/>
            </w:pPr>
            <w:r>
              <w:rPr/>
              <w:t>-0.225</w:t>
            </w:r>
          </w:p>
        </w:tc>
        <w:tc>
          <w:tcPr>
            <w:tcW w:w="750" w:type="dxa"/>
            <w:tcBorders/>
            <w:vAlign w:val="bottom"/>
          </w:tcPr>
          <w:p>
            <w:pPr>
              <w:pStyle w:val="Normal"/>
              <w:jc w:val="end"/>
              <w:rPr/>
            </w:pPr>
            <w:r>
              <w:rPr/>
              <w:t>0.822</w:t>
            </w:r>
          </w:p>
        </w:tc>
        <w:tc>
          <w:tcPr>
            <w:tcW w:w="1064" w:type="dxa"/>
            <w:tcBorders/>
            <w:vAlign w:val="bottom"/>
          </w:tcPr>
          <w:p>
            <w:pPr>
              <w:pStyle w:val="Normal"/>
              <w:rPr/>
            </w:pPr>
            <w:r>
              <w:rPr/>
              <w:t>root_m</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ext_intINT</w:t>
            </w:r>
          </w:p>
        </w:tc>
        <w:tc>
          <w:tcPr>
            <w:tcW w:w="1086" w:type="dxa"/>
            <w:tcBorders/>
            <w:vAlign w:val="bottom"/>
          </w:tcPr>
          <w:p>
            <w:pPr>
              <w:pStyle w:val="Normal"/>
              <w:jc w:val="end"/>
              <w:rPr/>
            </w:pPr>
            <w:r>
              <w:rPr/>
              <w:t>-1.508</w:t>
            </w:r>
          </w:p>
        </w:tc>
        <w:tc>
          <w:tcPr>
            <w:tcW w:w="1133" w:type="dxa"/>
            <w:tcBorders/>
            <w:vAlign w:val="bottom"/>
          </w:tcPr>
          <w:p>
            <w:pPr>
              <w:pStyle w:val="Normal"/>
              <w:jc w:val="end"/>
              <w:rPr/>
            </w:pPr>
            <w:r>
              <w:rPr/>
              <w:t>2.944</w:t>
            </w:r>
          </w:p>
        </w:tc>
        <w:tc>
          <w:tcPr>
            <w:tcW w:w="1081" w:type="dxa"/>
            <w:tcBorders/>
            <w:vAlign w:val="bottom"/>
          </w:tcPr>
          <w:p>
            <w:pPr>
              <w:pStyle w:val="Normal"/>
              <w:jc w:val="end"/>
              <w:rPr/>
            </w:pPr>
            <w:r>
              <w:rPr/>
              <w:t>552.800</w:t>
            </w:r>
          </w:p>
        </w:tc>
        <w:tc>
          <w:tcPr>
            <w:tcW w:w="1236" w:type="dxa"/>
            <w:tcBorders/>
            <w:vAlign w:val="bottom"/>
          </w:tcPr>
          <w:p>
            <w:pPr>
              <w:pStyle w:val="Normal"/>
              <w:jc w:val="end"/>
              <w:rPr/>
            </w:pPr>
            <w:r>
              <w:rPr/>
              <w:t>-0.512</w:t>
            </w:r>
          </w:p>
        </w:tc>
        <w:tc>
          <w:tcPr>
            <w:tcW w:w="750" w:type="dxa"/>
            <w:tcBorders/>
            <w:vAlign w:val="bottom"/>
          </w:tcPr>
          <w:p>
            <w:pPr>
              <w:pStyle w:val="Normal"/>
              <w:jc w:val="end"/>
              <w:rPr/>
            </w:pPr>
            <w:r>
              <w:rPr/>
              <w:t>0.609</w:t>
            </w:r>
          </w:p>
        </w:tc>
        <w:tc>
          <w:tcPr>
            <w:tcW w:w="1064" w:type="dxa"/>
            <w:tcBorders/>
            <w:vAlign w:val="bottom"/>
          </w:tcPr>
          <w:p>
            <w:pPr>
              <w:pStyle w:val="Normal"/>
              <w:rPr/>
            </w:pPr>
            <w:r>
              <w:rPr/>
              <w:t>root_m</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root_m</w:t>
            </w:r>
          </w:p>
        </w:tc>
        <w:tc>
          <w:tcPr>
            <w:tcW w:w="1086" w:type="dxa"/>
            <w:tcBorders/>
            <w:vAlign w:val="bottom"/>
          </w:tcPr>
          <w:p>
            <w:pPr>
              <w:pStyle w:val="Normal"/>
              <w:jc w:val="end"/>
              <w:rPr/>
            </w:pPr>
            <w:r>
              <w:rPr/>
              <w:t>-4.853</w:t>
            </w:r>
          </w:p>
        </w:tc>
        <w:tc>
          <w:tcPr>
            <w:tcW w:w="1133" w:type="dxa"/>
            <w:tcBorders/>
            <w:vAlign w:val="bottom"/>
          </w:tcPr>
          <w:p>
            <w:pPr>
              <w:pStyle w:val="Normal"/>
              <w:jc w:val="end"/>
              <w:rPr/>
            </w:pPr>
            <w:r>
              <w:rPr/>
              <w:t>5.016</w:t>
            </w:r>
          </w:p>
        </w:tc>
        <w:tc>
          <w:tcPr>
            <w:tcW w:w="1081" w:type="dxa"/>
            <w:tcBorders/>
            <w:vAlign w:val="bottom"/>
          </w:tcPr>
          <w:p>
            <w:pPr>
              <w:pStyle w:val="Normal"/>
              <w:jc w:val="end"/>
              <w:rPr/>
            </w:pPr>
            <w:r>
              <w:rPr/>
              <w:t>126.438</w:t>
            </w:r>
          </w:p>
        </w:tc>
        <w:tc>
          <w:tcPr>
            <w:tcW w:w="1236" w:type="dxa"/>
            <w:tcBorders/>
            <w:vAlign w:val="bottom"/>
          </w:tcPr>
          <w:p>
            <w:pPr>
              <w:pStyle w:val="Normal"/>
              <w:jc w:val="end"/>
              <w:rPr/>
            </w:pPr>
            <w:r>
              <w:rPr/>
              <w:t>-0.967</w:t>
            </w:r>
          </w:p>
        </w:tc>
        <w:tc>
          <w:tcPr>
            <w:tcW w:w="750" w:type="dxa"/>
            <w:tcBorders/>
            <w:vAlign w:val="bottom"/>
          </w:tcPr>
          <w:p>
            <w:pPr>
              <w:pStyle w:val="Normal"/>
              <w:jc w:val="end"/>
              <w:rPr/>
            </w:pPr>
            <w:r>
              <w:rPr/>
              <w:t>0.335</w:t>
            </w:r>
          </w:p>
        </w:tc>
        <w:tc>
          <w:tcPr>
            <w:tcW w:w="1064" w:type="dxa"/>
            <w:tcBorders/>
            <w:vAlign w:val="bottom"/>
          </w:tcPr>
          <w:p>
            <w:pPr>
              <w:pStyle w:val="Normal"/>
              <w:rPr/>
            </w:pPr>
            <w:r>
              <w:rPr/>
              <w:t>root_m</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treatmentD:ext_intINT</w:t>
            </w:r>
          </w:p>
        </w:tc>
        <w:tc>
          <w:tcPr>
            <w:tcW w:w="1086" w:type="dxa"/>
            <w:tcBorders/>
            <w:vAlign w:val="bottom"/>
          </w:tcPr>
          <w:p>
            <w:pPr>
              <w:pStyle w:val="Normal"/>
              <w:jc w:val="end"/>
              <w:rPr/>
            </w:pPr>
            <w:r>
              <w:rPr/>
              <w:t>-0.020</w:t>
            </w:r>
          </w:p>
        </w:tc>
        <w:tc>
          <w:tcPr>
            <w:tcW w:w="1133" w:type="dxa"/>
            <w:tcBorders/>
            <w:vAlign w:val="bottom"/>
          </w:tcPr>
          <w:p>
            <w:pPr>
              <w:pStyle w:val="Normal"/>
              <w:jc w:val="end"/>
              <w:rPr/>
            </w:pPr>
            <w:r>
              <w:rPr/>
              <w:t>4.030</w:t>
            </w:r>
          </w:p>
        </w:tc>
        <w:tc>
          <w:tcPr>
            <w:tcW w:w="1081" w:type="dxa"/>
            <w:tcBorders/>
            <w:vAlign w:val="bottom"/>
          </w:tcPr>
          <w:p>
            <w:pPr>
              <w:pStyle w:val="Normal"/>
              <w:jc w:val="end"/>
              <w:rPr/>
            </w:pPr>
            <w:r>
              <w:rPr/>
              <w:t>553.663</w:t>
            </w:r>
          </w:p>
        </w:tc>
        <w:tc>
          <w:tcPr>
            <w:tcW w:w="1236" w:type="dxa"/>
            <w:tcBorders/>
            <w:vAlign w:val="bottom"/>
          </w:tcPr>
          <w:p>
            <w:pPr>
              <w:pStyle w:val="Normal"/>
              <w:jc w:val="end"/>
              <w:rPr/>
            </w:pPr>
            <w:r>
              <w:rPr/>
              <w:t>-0.005</w:t>
            </w:r>
          </w:p>
        </w:tc>
        <w:tc>
          <w:tcPr>
            <w:tcW w:w="750" w:type="dxa"/>
            <w:tcBorders/>
            <w:vAlign w:val="bottom"/>
          </w:tcPr>
          <w:p>
            <w:pPr>
              <w:pStyle w:val="Normal"/>
              <w:jc w:val="end"/>
              <w:rPr/>
            </w:pPr>
            <w:r>
              <w:rPr/>
              <w:t>0.996</w:t>
            </w:r>
          </w:p>
        </w:tc>
        <w:tc>
          <w:tcPr>
            <w:tcW w:w="1064" w:type="dxa"/>
            <w:tcBorders/>
            <w:vAlign w:val="bottom"/>
          </w:tcPr>
          <w:p>
            <w:pPr>
              <w:pStyle w:val="Normal"/>
              <w:rPr/>
            </w:pPr>
            <w:r>
              <w:rPr/>
              <w:t>root_m</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treatmentD:root_m</w:t>
            </w:r>
          </w:p>
        </w:tc>
        <w:tc>
          <w:tcPr>
            <w:tcW w:w="1086" w:type="dxa"/>
            <w:tcBorders/>
            <w:vAlign w:val="bottom"/>
          </w:tcPr>
          <w:p>
            <w:pPr>
              <w:pStyle w:val="Normal"/>
              <w:jc w:val="end"/>
              <w:rPr/>
            </w:pPr>
            <w:r>
              <w:rPr/>
              <w:t>1.676</w:t>
            </w:r>
          </w:p>
        </w:tc>
        <w:tc>
          <w:tcPr>
            <w:tcW w:w="1133" w:type="dxa"/>
            <w:tcBorders/>
            <w:vAlign w:val="bottom"/>
          </w:tcPr>
          <w:p>
            <w:pPr>
              <w:pStyle w:val="Normal"/>
              <w:jc w:val="end"/>
              <w:rPr/>
            </w:pPr>
            <w:r>
              <w:rPr/>
              <w:t>6.599</w:t>
            </w:r>
          </w:p>
        </w:tc>
        <w:tc>
          <w:tcPr>
            <w:tcW w:w="1081" w:type="dxa"/>
            <w:tcBorders/>
            <w:vAlign w:val="bottom"/>
          </w:tcPr>
          <w:p>
            <w:pPr>
              <w:pStyle w:val="Normal"/>
              <w:jc w:val="end"/>
              <w:rPr/>
            </w:pPr>
            <w:r>
              <w:rPr/>
              <w:t>555.394</w:t>
            </w:r>
          </w:p>
        </w:tc>
        <w:tc>
          <w:tcPr>
            <w:tcW w:w="1236" w:type="dxa"/>
            <w:tcBorders/>
            <w:vAlign w:val="bottom"/>
          </w:tcPr>
          <w:p>
            <w:pPr>
              <w:pStyle w:val="Normal"/>
              <w:jc w:val="end"/>
              <w:rPr/>
            </w:pPr>
            <w:r>
              <w:rPr/>
              <w:t>0.254</w:t>
            </w:r>
          </w:p>
        </w:tc>
        <w:tc>
          <w:tcPr>
            <w:tcW w:w="750" w:type="dxa"/>
            <w:tcBorders/>
            <w:vAlign w:val="bottom"/>
          </w:tcPr>
          <w:p>
            <w:pPr>
              <w:pStyle w:val="Normal"/>
              <w:jc w:val="end"/>
              <w:rPr/>
            </w:pPr>
            <w:r>
              <w:rPr/>
              <w:t>0.800</w:t>
            </w:r>
          </w:p>
        </w:tc>
        <w:tc>
          <w:tcPr>
            <w:tcW w:w="1064" w:type="dxa"/>
            <w:tcBorders/>
            <w:vAlign w:val="bottom"/>
          </w:tcPr>
          <w:p>
            <w:pPr>
              <w:pStyle w:val="Normal"/>
              <w:rPr/>
            </w:pPr>
            <w:r>
              <w:rPr/>
              <w:t>root_m</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ext_intINT:root_m</w:t>
            </w:r>
          </w:p>
        </w:tc>
        <w:tc>
          <w:tcPr>
            <w:tcW w:w="1086" w:type="dxa"/>
            <w:tcBorders/>
            <w:vAlign w:val="bottom"/>
          </w:tcPr>
          <w:p>
            <w:pPr>
              <w:pStyle w:val="Normal"/>
              <w:jc w:val="end"/>
              <w:rPr/>
            </w:pPr>
            <w:r>
              <w:rPr/>
              <w:t>7.265</w:t>
            </w:r>
          </w:p>
        </w:tc>
        <w:tc>
          <w:tcPr>
            <w:tcW w:w="1133" w:type="dxa"/>
            <w:tcBorders/>
            <w:vAlign w:val="bottom"/>
          </w:tcPr>
          <w:p>
            <w:pPr>
              <w:pStyle w:val="Normal"/>
              <w:jc w:val="end"/>
              <w:rPr/>
            </w:pPr>
            <w:r>
              <w:rPr/>
              <w:t>6.918</w:t>
            </w:r>
          </w:p>
        </w:tc>
        <w:tc>
          <w:tcPr>
            <w:tcW w:w="1081" w:type="dxa"/>
            <w:tcBorders/>
            <w:vAlign w:val="bottom"/>
          </w:tcPr>
          <w:p>
            <w:pPr>
              <w:pStyle w:val="Normal"/>
              <w:jc w:val="end"/>
              <w:rPr/>
            </w:pPr>
            <w:r>
              <w:rPr/>
              <w:t>552.357</w:t>
            </w:r>
          </w:p>
        </w:tc>
        <w:tc>
          <w:tcPr>
            <w:tcW w:w="1236" w:type="dxa"/>
            <w:tcBorders/>
            <w:vAlign w:val="bottom"/>
          </w:tcPr>
          <w:p>
            <w:pPr>
              <w:pStyle w:val="Normal"/>
              <w:jc w:val="end"/>
              <w:rPr/>
            </w:pPr>
            <w:r>
              <w:rPr/>
              <w:t>1.050</w:t>
            </w:r>
          </w:p>
        </w:tc>
        <w:tc>
          <w:tcPr>
            <w:tcW w:w="750" w:type="dxa"/>
            <w:tcBorders/>
            <w:vAlign w:val="bottom"/>
          </w:tcPr>
          <w:p>
            <w:pPr>
              <w:pStyle w:val="Normal"/>
              <w:jc w:val="end"/>
              <w:rPr/>
            </w:pPr>
            <w:r>
              <w:rPr/>
              <w:t>0.294</w:t>
            </w:r>
          </w:p>
        </w:tc>
        <w:tc>
          <w:tcPr>
            <w:tcW w:w="1064" w:type="dxa"/>
            <w:tcBorders/>
            <w:vAlign w:val="bottom"/>
          </w:tcPr>
          <w:p>
            <w:pPr>
              <w:pStyle w:val="Normal"/>
              <w:rPr/>
            </w:pPr>
            <w:r>
              <w:rPr/>
              <w:t>root_m</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treatmentD:ext_intINT:root_m</w:t>
            </w:r>
          </w:p>
        </w:tc>
        <w:tc>
          <w:tcPr>
            <w:tcW w:w="1086" w:type="dxa"/>
            <w:tcBorders/>
            <w:vAlign w:val="bottom"/>
          </w:tcPr>
          <w:p>
            <w:pPr>
              <w:pStyle w:val="Normal"/>
              <w:jc w:val="end"/>
              <w:rPr/>
            </w:pPr>
            <w:r>
              <w:rPr/>
              <w:t>-1.840</w:t>
            </w:r>
          </w:p>
        </w:tc>
        <w:tc>
          <w:tcPr>
            <w:tcW w:w="1133" w:type="dxa"/>
            <w:tcBorders/>
            <w:vAlign w:val="bottom"/>
          </w:tcPr>
          <w:p>
            <w:pPr>
              <w:pStyle w:val="Normal"/>
              <w:jc w:val="end"/>
              <w:rPr/>
            </w:pPr>
            <w:r>
              <w:rPr/>
              <w:t>9.542</w:t>
            </w:r>
          </w:p>
        </w:tc>
        <w:tc>
          <w:tcPr>
            <w:tcW w:w="1081" w:type="dxa"/>
            <w:tcBorders/>
            <w:vAlign w:val="bottom"/>
          </w:tcPr>
          <w:p>
            <w:pPr>
              <w:pStyle w:val="Normal"/>
              <w:jc w:val="end"/>
              <w:rPr/>
            </w:pPr>
            <w:r>
              <w:rPr/>
              <w:t>553.875</w:t>
            </w:r>
          </w:p>
        </w:tc>
        <w:tc>
          <w:tcPr>
            <w:tcW w:w="1236" w:type="dxa"/>
            <w:tcBorders/>
            <w:vAlign w:val="bottom"/>
          </w:tcPr>
          <w:p>
            <w:pPr>
              <w:pStyle w:val="Normal"/>
              <w:jc w:val="end"/>
              <w:rPr/>
            </w:pPr>
            <w:r>
              <w:rPr/>
              <w:t>-0.193</w:t>
            </w:r>
          </w:p>
        </w:tc>
        <w:tc>
          <w:tcPr>
            <w:tcW w:w="750" w:type="dxa"/>
            <w:tcBorders/>
            <w:vAlign w:val="bottom"/>
          </w:tcPr>
          <w:p>
            <w:pPr>
              <w:pStyle w:val="Normal"/>
              <w:jc w:val="end"/>
              <w:rPr/>
            </w:pPr>
            <w:r>
              <w:rPr/>
              <w:t>0.847</w:t>
            </w:r>
          </w:p>
        </w:tc>
        <w:tc>
          <w:tcPr>
            <w:tcW w:w="1064" w:type="dxa"/>
            <w:tcBorders/>
            <w:vAlign w:val="bottom"/>
          </w:tcPr>
          <w:p>
            <w:pPr>
              <w:pStyle w:val="Normal"/>
              <w:rPr/>
            </w:pPr>
            <w:r>
              <w:rPr/>
              <w:t>root_m</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(Intercept)</w:t>
            </w:r>
          </w:p>
        </w:tc>
        <w:tc>
          <w:tcPr>
            <w:tcW w:w="1086" w:type="dxa"/>
            <w:tcBorders/>
            <w:vAlign w:val="bottom"/>
          </w:tcPr>
          <w:p>
            <w:pPr>
              <w:pStyle w:val="Normal"/>
              <w:jc w:val="end"/>
              <w:rPr/>
            </w:pPr>
            <w:r>
              <w:rPr/>
              <w:t>9.984</w:t>
            </w:r>
          </w:p>
        </w:tc>
        <w:tc>
          <w:tcPr>
            <w:tcW w:w="1133" w:type="dxa"/>
            <w:tcBorders/>
            <w:vAlign w:val="bottom"/>
          </w:tcPr>
          <w:p>
            <w:pPr>
              <w:pStyle w:val="Normal"/>
              <w:jc w:val="end"/>
              <w:rPr/>
            </w:pPr>
            <w:r>
              <w:rPr/>
              <w:t>1.900</w:t>
            </w:r>
          </w:p>
        </w:tc>
        <w:tc>
          <w:tcPr>
            <w:tcW w:w="1081" w:type="dxa"/>
            <w:tcBorders/>
            <w:vAlign w:val="bottom"/>
          </w:tcPr>
          <w:p>
            <w:pPr>
              <w:pStyle w:val="Normal"/>
              <w:jc w:val="end"/>
              <w:rPr/>
            </w:pPr>
            <w:r>
              <w:rPr/>
              <w:t>149.924</w:t>
            </w:r>
          </w:p>
        </w:tc>
        <w:tc>
          <w:tcPr>
            <w:tcW w:w="1236" w:type="dxa"/>
            <w:tcBorders/>
            <w:vAlign w:val="bottom"/>
          </w:tcPr>
          <w:p>
            <w:pPr>
              <w:pStyle w:val="Normal"/>
              <w:jc w:val="end"/>
              <w:rPr/>
            </w:pPr>
            <w:r>
              <w:rPr/>
              <w:t>5.254</w:t>
            </w:r>
          </w:p>
        </w:tc>
        <w:tc>
          <w:tcPr>
            <w:tcW w:w="750" w:type="dxa"/>
            <w:tcBorders/>
            <w:vAlign w:val="bottom"/>
          </w:tcPr>
          <w:p>
            <w:pPr>
              <w:pStyle w:val="Normal"/>
              <w:jc w:val="end"/>
              <w:rPr/>
            </w:pPr>
            <w:r>
              <w:rPr/>
              <w:t>0.000</w:t>
            </w:r>
          </w:p>
        </w:tc>
        <w:tc>
          <w:tcPr>
            <w:tcW w:w="1064" w:type="dxa"/>
            <w:tcBorders/>
            <w:vAlign w:val="bottom"/>
          </w:tcPr>
          <w:p>
            <w:pPr>
              <w:pStyle w:val="Normal"/>
              <w:rPr/>
            </w:pPr>
            <w:r>
              <w:rPr/>
              <w:t>stem</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w:t>
            </w:r>
          </w:p>
        </w:tc>
        <w:tc>
          <w:tcPr>
            <w:tcW w:w="1086" w:type="dxa"/>
            <w:tcBorders/>
            <w:vAlign w:val="bottom"/>
          </w:tcPr>
          <w:p>
            <w:pPr>
              <w:pStyle w:val="Normal"/>
              <w:jc w:val="end"/>
              <w:rPr/>
            </w:pPr>
            <w:r>
              <w:rPr/>
              <w:t>-2.052</w:t>
            </w:r>
          </w:p>
        </w:tc>
        <w:tc>
          <w:tcPr>
            <w:tcW w:w="1133" w:type="dxa"/>
            <w:tcBorders/>
            <w:vAlign w:val="bottom"/>
          </w:tcPr>
          <w:p>
            <w:pPr>
              <w:pStyle w:val="Normal"/>
              <w:jc w:val="end"/>
              <w:rPr/>
            </w:pPr>
            <w:r>
              <w:rPr/>
              <w:t>2.477</w:t>
            </w:r>
          </w:p>
        </w:tc>
        <w:tc>
          <w:tcPr>
            <w:tcW w:w="1081" w:type="dxa"/>
            <w:tcBorders/>
            <w:vAlign w:val="bottom"/>
          </w:tcPr>
          <w:p>
            <w:pPr>
              <w:pStyle w:val="Normal"/>
              <w:jc w:val="end"/>
              <w:rPr/>
            </w:pPr>
            <w:r>
              <w:rPr/>
              <w:t>555.746</w:t>
            </w:r>
          </w:p>
        </w:tc>
        <w:tc>
          <w:tcPr>
            <w:tcW w:w="1236" w:type="dxa"/>
            <w:tcBorders/>
            <w:vAlign w:val="bottom"/>
          </w:tcPr>
          <w:p>
            <w:pPr>
              <w:pStyle w:val="Normal"/>
              <w:jc w:val="end"/>
              <w:rPr/>
            </w:pPr>
            <w:r>
              <w:rPr/>
              <w:t>-0.829</w:t>
            </w:r>
          </w:p>
        </w:tc>
        <w:tc>
          <w:tcPr>
            <w:tcW w:w="750" w:type="dxa"/>
            <w:tcBorders/>
            <w:vAlign w:val="bottom"/>
          </w:tcPr>
          <w:p>
            <w:pPr>
              <w:pStyle w:val="Normal"/>
              <w:jc w:val="end"/>
              <w:rPr/>
            </w:pPr>
            <w:r>
              <w:rPr/>
              <w:t>0.408</w:t>
            </w:r>
          </w:p>
        </w:tc>
        <w:tc>
          <w:tcPr>
            <w:tcW w:w="1064" w:type="dxa"/>
            <w:tcBorders/>
            <w:vAlign w:val="bottom"/>
          </w:tcPr>
          <w:p>
            <w:pPr>
              <w:pStyle w:val="Normal"/>
              <w:rPr/>
            </w:pPr>
            <w:r>
              <w:rPr/>
              <w:t>stem</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ext_intINT</w:t>
            </w:r>
          </w:p>
        </w:tc>
        <w:tc>
          <w:tcPr>
            <w:tcW w:w="1086" w:type="dxa"/>
            <w:tcBorders/>
            <w:vAlign w:val="bottom"/>
          </w:tcPr>
          <w:p>
            <w:pPr>
              <w:pStyle w:val="Normal"/>
              <w:jc w:val="end"/>
              <w:rPr/>
            </w:pPr>
            <w:r>
              <w:rPr/>
              <w:t>1.023</w:t>
            </w:r>
          </w:p>
        </w:tc>
        <w:tc>
          <w:tcPr>
            <w:tcW w:w="1133" w:type="dxa"/>
            <w:tcBorders/>
            <w:vAlign w:val="bottom"/>
          </w:tcPr>
          <w:p>
            <w:pPr>
              <w:pStyle w:val="Normal"/>
              <w:jc w:val="end"/>
              <w:rPr/>
            </w:pPr>
            <w:r>
              <w:rPr/>
              <w:t>2.640</w:t>
            </w:r>
          </w:p>
        </w:tc>
        <w:tc>
          <w:tcPr>
            <w:tcW w:w="1081" w:type="dxa"/>
            <w:tcBorders/>
            <w:vAlign w:val="bottom"/>
          </w:tcPr>
          <w:p>
            <w:pPr>
              <w:pStyle w:val="Normal"/>
              <w:jc w:val="end"/>
              <w:rPr/>
            </w:pPr>
            <w:r>
              <w:rPr/>
              <w:t>552.193</w:t>
            </w:r>
          </w:p>
        </w:tc>
        <w:tc>
          <w:tcPr>
            <w:tcW w:w="1236" w:type="dxa"/>
            <w:tcBorders/>
            <w:vAlign w:val="bottom"/>
          </w:tcPr>
          <w:p>
            <w:pPr>
              <w:pStyle w:val="Normal"/>
              <w:jc w:val="end"/>
              <w:rPr/>
            </w:pPr>
            <w:r>
              <w:rPr/>
              <w:t>0.387</w:t>
            </w:r>
          </w:p>
        </w:tc>
        <w:tc>
          <w:tcPr>
            <w:tcW w:w="750" w:type="dxa"/>
            <w:tcBorders/>
            <w:vAlign w:val="bottom"/>
          </w:tcPr>
          <w:p>
            <w:pPr>
              <w:pStyle w:val="Normal"/>
              <w:jc w:val="end"/>
              <w:rPr/>
            </w:pPr>
            <w:r>
              <w:rPr/>
              <w:t>0.699</w:t>
            </w:r>
          </w:p>
        </w:tc>
        <w:tc>
          <w:tcPr>
            <w:tcW w:w="1064" w:type="dxa"/>
            <w:tcBorders/>
            <w:vAlign w:val="bottom"/>
          </w:tcPr>
          <w:p>
            <w:pPr>
              <w:pStyle w:val="Normal"/>
              <w:rPr/>
            </w:pPr>
            <w:r>
              <w:rPr/>
              <w:t>stem</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stemt</w:t>
            </w:r>
          </w:p>
        </w:tc>
        <w:tc>
          <w:tcPr>
            <w:tcW w:w="1086" w:type="dxa"/>
            <w:tcBorders/>
            <w:vAlign w:val="bottom"/>
          </w:tcPr>
          <w:p>
            <w:pPr>
              <w:pStyle w:val="Normal"/>
              <w:jc w:val="end"/>
              <w:rPr/>
            </w:pPr>
            <w:r>
              <w:rPr/>
              <w:t>-3.910</w:t>
            </w:r>
          </w:p>
        </w:tc>
        <w:tc>
          <w:tcPr>
            <w:tcW w:w="1133" w:type="dxa"/>
            <w:tcBorders/>
            <w:vAlign w:val="bottom"/>
          </w:tcPr>
          <w:p>
            <w:pPr>
              <w:pStyle w:val="Normal"/>
              <w:jc w:val="end"/>
              <w:rPr/>
            </w:pPr>
            <w:r>
              <w:rPr/>
              <w:t>3.604</w:t>
            </w:r>
          </w:p>
        </w:tc>
        <w:tc>
          <w:tcPr>
            <w:tcW w:w="1081" w:type="dxa"/>
            <w:tcBorders/>
            <w:vAlign w:val="bottom"/>
          </w:tcPr>
          <w:p>
            <w:pPr>
              <w:pStyle w:val="Normal"/>
              <w:jc w:val="end"/>
              <w:rPr/>
            </w:pPr>
            <w:r>
              <w:rPr/>
              <w:t>145.766</w:t>
            </w:r>
          </w:p>
        </w:tc>
        <w:tc>
          <w:tcPr>
            <w:tcW w:w="1236" w:type="dxa"/>
            <w:tcBorders/>
            <w:vAlign w:val="bottom"/>
          </w:tcPr>
          <w:p>
            <w:pPr>
              <w:pStyle w:val="Normal"/>
              <w:jc w:val="end"/>
              <w:rPr/>
            </w:pPr>
            <w:r>
              <w:rPr/>
              <w:t>-1.085</w:t>
            </w:r>
          </w:p>
        </w:tc>
        <w:tc>
          <w:tcPr>
            <w:tcW w:w="750" w:type="dxa"/>
            <w:tcBorders/>
            <w:vAlign w:val="bottom"/>
          </w:tcPr>
          <w:p>
            <w:pPr>
              <w:pStyle w:val="Normal"/>
              <w:jc w:val="end"/>
              <w:rPr/>
            </w:pPr>
            <w:r>
              <w:rPr/>
              <w:t>0.280</w:t>
            </w:r>
          </w:p>
        </w:tc>
        <w:tc>
          <w:tcPr>
            <w:tcW w:w="1064" w:type="dxa"/>
            <w:tcBorders/>
            <w:vAlign w:val="bottom"/>
          </w:tcPr>
          <w:p>
            <w:pPr>
              <w:pStyle w:val="Normal"/>
              <w:rPr/>
            </w:pPr>
            <w:r>
              <w:rPr/>
              <w:t>stem</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treatmentD:ext_intINT</w:t>
            </w:r>
          </w:p>
        </w:tc>
        <w:tc>
          <w:tcPr>
            <w:tcW w:w="1086" w:type="dxa"/>
            <w:tcBorders/>
            <w:vAlign w:val="bottom"/>
          </w:tcPr>
          <w:p>
            <w:pPr>
              <w:pStyle w:val="Normal"/>
              <w:jc w:val="end"/>
              <w:rPr/>
            </w:pPr>
            <w:r>
              <w:rPr/>
              <w:t>-1.039</w:t>
            </w:r>
          </w:p>
        </w:tc>
        <w:tc>
          <w:tcPr>
            <w:tcW w:w="1133" w:type="dxa"/>
            <w:tcBorders/>
            <w:vAlign w:val="bottom"/>
          </w:tcPr>
          <w:p>
            <w:pPr>
              <w:pStyle w:val="Normal"/>
              <w:jc w:val="end"/>
              <w:rPr/>
            </w:pPr>
            <w:r>
              <w:rPr/>
              <w:t>3.603</w:t>
            </w:r>
          </w:p>
        </w:tc>
        <w:tc>
          <w:tcPr>
            <w:tcW w:w="1081" w:type="dxa"/>
            <w:tcBorders/>
            <w:vAlign w:val="bottom"/>
          </w:tcPr>
          <w:p>
            <w:pPr>
              <w:pStyle w:val="Normal"/>
              <w:jc w:val="end"/>
              <w:rPr/>
            </w:pPr>
            <w:r>
              <w:rPr/>
              <w:t>554.228</w:t>
            </w:r>
          </w:p>
        </w:tc>
        <w:tc>
          <w:tcPr>
            <w:tcW w:w="1236" w:type="dxa"/>
            <w:tcBorders/>
            <w:vAlign w:val="bottom"/>
          </w:tcPr>
          <w:p>
            <w:pPr>
              <w:pStyle w:val="Normal"/>
              <w:jc w:val="end"/>
              <w:rPr/>
            </w:pPr>
            <w:r>
              <w:rPr/>
              <w:t>-0.288</w:t>
            </w:r>
          </w:p>
        </w:tc>
        <w:tc>
          <w:tcPr>
            <w:tcW w:w="750" w:type="dxa"/>
            <w:tcBorders/>
            <w:vAlign w:val="bottom"/>
          </w:tcPr>
          <w:p>
            <w:pPr>
              <w:pStyle w:val="Normal"/>
              <w:jc w:val="end"/>
              <w:rPr/>
            </w:pPr>
            <w:r>
              <w:rPr/>
              <w:t>0.773</w:t>
            </w:r>
          </w:p>
        </w:tc>
        <w:tc>
          <w:tcPr>
            <w:tcW w:w="1064" w:type="dxa"/>
            <w:tcBorders/>
            <w:vAlign w:val="bottom"/>
          </w:tcPr>
          <w:p>
            <w:pPr>
              <w:pStyle w:val="Normal"/>
              <w:rPr/>
            </w:pPr>
            <w:r>
              <w:rPr/>
              <w:t>stem</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treatmentD:stemt</w:t>
            </w:r>
          </w:p>
        </w:tc>
        <w:tc>
          <w:tcPr>
            <w:tcW w:w="1086" w:type="dxa"/>
            <w:tcBorders/>
            <w:vAlign w:val="bottom"/>
          </w:tcPr>
          <w:p>
            <w:pPr>
              <w:pStyle w:val="Normal"/>
              <w:jc w:val="end"/>
              <w:rPr/>
            </w:pPr>
            <w:r>
              <w:rPr/>
              <w:t>4.278</w:t>
            </w:r>
          </w:p>
        </w:tc>
        <w:tc>
          <w:tcPr>
            <w:tcW w:w="1133" w:type="dxa"/>
            <w:tcBorders/>
            <w:vAlign w:val="bottom"/>
          </w:tcPr>
          <w:p>
            <w:pPr>
              <w:pStyle w:val="Normal"/>
              <w:jc w:val="end"/>
              <w:rPr/>
            </w:pPr>
            <w:r>
              <w:rPr/>
              <w:t>4.775</w:t>
            </w:r>
          </w:p>
        </w:tc>
        <w:tc>
          <w:tcPr>
            <w:tcW w:w="1081" w:type="dxa"/>
            <w:tcBorders/>
            <w:vAlign w:val="bottom"/>
          </w:tcPr>
          <w:p>
            <w:pPr>
              <w:pStyle w:val="Normal"/>
              <w:jc w:val="end"/>
              <w:rPr/>
            </w:pPr>
            <w:r>
              <w:rPr/>
              <w:t>554.883</w:t>
            </w:r>
          </w:p>
        </w:tc>
        <w:tc>
          <w:tcPr>
            <w:tcW w:w="1236" w:type="dxa"/>
            <w:tcBorders/>
            <w:vAlign w:val="bottom"/>
          </w:tcPr>
          <w:p>
            <w:pPr>
              <w:pStyle w:val="Normal"/>
              <w:jc w:val="end"/>
              <w:rPr/>
            </w:pPr>
            <w:r>
              <w:rPr/>
              <w:t>0.896</w:t>
            </w:r>
          </w:p>
        </w:tc>
        <w:tc>
          <w:tcPr>
            <w:tcW w:w="750" w:type="dxa"/>
            <w:tcBorders/>
            <w:vAlign w:val="bottom"/>
          </w:tcPr>
          <w:p>
            <w:pPr>
              <w:pStyle w:val="Normal"/>
              <w:jc w:val="end"/>
              <w:rPr/>
            </w:pPr>
            <w:r>
              <w:rPr/>
              <w:t>0.371</w:t>
            </w:r>
          </w:p>
        </w:tc>
        <w:tc>
          <w:tcPr>
            <w:tcW w:w="1064" w:type="dxa"/>
            <w:tcBorders/>
            <w:vAlign w:val="bottom"/>
          </w:tcPr>
          <w:p>
            <w:pPr>
              <w:pStyle w:val="Normal"/>
              <w:rPr/>
            </w:pPr>
            <w:r>
              <w:rPr/>
              <w:t>stem</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ext_intINT:stemt</w:t>
            </w:r>
          </w:p>
        </w:tc>
        <w:tc>
          <w:tcPr>
            <w:tcW w:w="1086" w:type="dxa"/>
            <w:tcBorders/>
            <w:vAlign w:val="bottom"/>
          </w:tcPr>
          <w:p>
            <w:pPr>
              <w:pStyle w:val="Normal"/>
              <w:jc w:val="end"/>
              <w:rPr/>
            </w:pPr>
            <w:r>
              <w:rPr/>
              <w:t>0.852</w:t>
            </w:r>
          </w:p>
        </w:tc>
        <w:tc>
          <w:tcPr>
            <w:tcW w:w="1133" w:type="dxa"/>
            <w:tcBorders/>
            <w:vAlign w:val="bottom"/>
          </w:tcPr>
          <w:p>
            <w:pPr>
              <w:pStyle w:val="Normal"/>
              <w:jc w:val="end"/>
              <w:rPr/>
            </w:pPr>
            <w:r>
              <w:rPr/>
              <w:t>5.062</w:t>
            </w:r>
          </w:p>
        </w:tc>
        <w:tc>
          <w:tcPr>
            <w:tcW w:w="1081" w:type="dxa"/>
            <w:tcBorders/>
            <w:vAlign w:val="bottom"/>
          </w:tcPr>
          <w:p>
            <w:pPr>
              <w:pStyle w:val="Normal"/>
              <w:jc w:val="end"/>
              <w:rPr/>
            </w:pPr>
            <w:r>
              <w:rPr/>
              <w:t>552.334</w:t>
            </w:r>
          </w:p>
        </w:tc>
        <w:tc>
          <w:tcPr>
            <w:tcW w:w="1236" w:type="dxa"/>
            <w:tcBorders/>
            <w:vAlign w:val="bottom"/>
          </w:tcPr>
          <w:p>
            <w:pPr>
              <w:pStyle w:val="Normal"/>
              <w:jc w:val="end"/>
              <w:rPr/>
            </w:pPr>
            <w:r>
              <w:rPr/>
              <w:t>0.168</w:t>
            </w:r>
          </w:p>
        </w:tc>
        <w:tc>
          <w:tcPr>
            <w:tcW w:w="750" w:type="dxa"/>
            <w:tcBorders/>
            <w:vAlign w:val="bottom"/>
          </w:tcPr>
          <w:p>
            <w:pPr>
              <w:pStyle w:val="Normal"/>
              <w:jc w:val="end"/>
              <w:rPr/>
            </w:pPr>
            <w:r>
              <w:rPr/>
              <w:t>0.866</w:t>
            </w:r>
          </w:p>
        </w:tc>
        <w:tc>
          <w:tcPr>
            <w:tcW w:w="1064" w:type="dxa"/>
            <w:tcBorders/>
            <w:vAlign w:val="bottom"/>
          </w:tcPr>
          <w:p>
            <w:pPr>
              <w:pStyle w:val="Normal"/>
              <w:rPr/>
            </w:pPr>
            <w:r>
              <w:rPr/>
              <w:t>stem</w:t>
            </w:r>
          </w:p>
        </w:tc>
        <w:tc>
          <w:tcPr>
            <w:tcW w:w="875" w:type="dxa"/>
            <w:tcBorders/>
            <w:vAlign w:val="bottom"/>
          </w:tcPr>
          <w:p>
            <w:pPr>
              <w:pStyle w:val="Normal"/>
              <w:rPr/>
            </w:pPr>
            <w:r>
              <w:rPr/>
            </w:r>
          </w:p>
        </w:tc>
      </w:tr>
      <w:tr>
        <w:trPr>
          <w:trHeight w:val="256" w:hRule="atLeast"/>
        </w:trPr>
        <w:tc>
          <w:tcPr>
            <w:tcW w:w="3035" w:type="dxa"/>
            <w:tcBorders/>
            <w:vAlign w:val="bottom"/>
          </w:tcPr>
          <w:p>
            <w:pPr>
              <w:pStyle w:val="Normal"/>
              <w:rPr/>
            </w:pPr>
            <w:r>
              <w:rPr/>
              <w:t>treatmentD:ext_intINT:stemt</w:t>
            </w:r>
          </w:p>
        </w:tc>
        <w:tc>
          <w:tcPr>
            <w:tcW w:w="1086" w:type="dxa"/>
            <w:tcBorders/>
            <w:vAlign w:val="bottom"/>
          </w:tcPr>
          <w:p>
            <w:pPr>
              <w:pStyle w:val="Normal"/>
              <w:jc w:val="end"/>
              <w:rPr/>
            </w:pPr>
            <w:r>
              <w:rPr/>
              <w:t>0.490</w:t>
            </w:r>
          </w:p>
        </w:tc>
        <w:tc>
          <w:tcPr>
            <w:tcW w:w="1133" w:type="dxa"/>
            <w:tcBorders/>
            <w:vAlign w:val="bottom"/>
          </w:tcPr>
          <w:p>
            <w:pPr>
              <w:pStyle w:val="Normal"/>
              <w:jc w:val="end"/>
              <w:rPr/>
            </w:pPr>
            <w:r>
              <w:rPr/>
              <w:t>6.956</w:t>
            </w:r>
          </w:p>
        </w:tc>
        <w:tc>
          <w:tcPr>
            <w:tcW w:w="1081" w:type="dxa"/>
            <w:tcBorders/>
            <w:vAlign w:val="bottom"/>
          </w:tcPr>
          <w:p>
            <w:pPr>
              <w:pStyle w:val="Normal"/>
              <w:jc w:val="end"/>
              <w:rPr/>
            </w:pPr>
            <w:r>
              <w:rPr/>
              <w:t>554.425</w:t>
            </w:r>
          </w:p>
        </w:tc>
        <w:tc>
          <w:tcPr>
            <w:tcW w:w="1236" w:type="dxa"/>
            <w:tcBorders/>
            <w:vAlign w:val="bottom"/>
          </w:tcPr>
          <w:p>
            <w:pPr>
              <w:pStyle w:val="Normal"/>
              <w:jc w:val="end"/>
              <w:rPr/>
            </w:pPr>
            <w:r>
              <w:rPr/>
              <w:t>0.070</w:t>
            </w:r>
          </w:p>
        </w:tc>
        <w:tc>
          <w:tcPr>
            <w:tcW w:w="750" w:type="dxa"/>
            <w:tcBorders/>
            <w:vAlign w:val="bottom"/>
          </w:tcPr>
          <w:p>
            <w:pPr>
              <w:pStyle w:val="Normal"/>
              <w:jc w:val="end"/>
              <w:rPr/>
            </w:pPr>
            <w:r>
              <w:rPr/>
              <w:t>0.944</w:t>
            </w:r>
          </w:p>
        </w:tc>
        <w:tc>
          <w:tcPr>
            <w:tcW w:w="1064" w:type="dxa"/>
            <w:tcBorders/>
            <w:vAlign w:val="bottom"/>
          </w:tcPr>
          <w:p>
            <w:pPr>
              <w:pStyle w:val="Normal"/>
              <w:rPr/>
            </w:pPr>
            <w:r>
              <w:rPr/>
              <w:t>stem</w:t>
            </w:r>
          </w:p>
        </w:tc>
        <w:tc>
          <w:tcPr>
            <w:tcW w:w="875" w:type="dxa"/>
            <w:tcBorders/>
            <w:vAlign w:val="bottom"/>
          </w:tcPr>
          <w:p>
            <w:pPr>
              <w:pStyle w:val="Normal"/>
              <w:rPr/>
            </w:pPr>
            <w:r>
              <w:rPr/>
            </w:r>
          </w:p>
        </w:tc>
      </w:tr>
    </w:tbl>
    <w:p>
      <w:pPr>
        <w:pStyle w:val="Normal"/>
        <w:rPr/>
      </w:pPr>
      <w:r>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t xml:space="preserve">Results: No significant differences for </w:t>
      </w:r>
      <w:commentRangeStart w:id="21"/>
      <w:r>
        <w:rPr>
          <w:lang w:val="en-GB"/>
        </w:rPr>
        <w:t xml:space="preserve">above biomass, above ground biomass, stem biomass and leaf biomass </w:t>
      </w:r>
      <w:r>
        <w:rPr>
          <w:lang w:val="en-GB"/>
        </w:rPr>
      </w:r>
      <w:commentRangeEnd w:id="21"/>
      <w:r>
        <w:commentReference w:id="21"/>
      </w:r>
      <w:r>
        <w:rPr>
          <w:lang w:val="en-GB"/>
        </w:rPr>
        <w:t xml:space="preserve">with traits, </w:t>
      </w:r>
      <w:commentRangeStart w:id="22"/>
      <w:r>
        <w:rPr>
          <w:lang w:val="en-GB"/>
        </w:rPr>
        <w:t xml:space="preserve">forest positioning </w:t>
      </w:r>
      <w:r>
        <w:rPr>
          <w:lang w:val="en-GB"/>
        </w:rPr>
      </w:r>
      <w:commentRangeEnd w:id="22"/>
      <w:r>
        <w:commentReference w:id="22"/>
      </w:r>
      <w:r>
        <w:rPr>
          <w:lang w:val="en-GB"/>
        </w:rPr>
        <w:t>and treatments</w:t>
      </w:r>
    </w:p>
    <w:p>
      <w:pPr>
        <w:pStyle w:val="Normal"/>
        <w:rPr>
          <w:lang w:val="en-GB"/>
        </w:rPr>
      </w:pPr>
      <w:r>
        <w:rPr>
          <w:lang w:val="en-GB"/>
        </w:rPr>
      </w:r>
    </w:p>
    <w:p>
      <w:pPr>
        <w:pStyle w:val="Normal"/>
        <w:rPr/>
      </w:pPr>
      <w:r>
        <w:rPr/>
      </w:r>
    </w:p>
    <w:p>
      <w:pPr>
        <w:pStyle w:val="Normal"/>
        <w:rPr/>
      </w:pPr>
      <w:r>
        <w:rPr/>
      </w:r>
    </w:p>
    <w:p>
      <w:pPr>
        <w:pStyle w:val="Normal"/>
        <w:rPr/>
      </w:pPr>
      <w:r>
        <w:rPr/>
      </w:r>
    </w:p>
    <w:p>
      <w:pPr>
        <w:pStyle w:val="Normal"/>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Reviewer" w:date="2024-02-13T10:26:00Z" w:initials="MK">
    <w:p>
      <w:pPr>
        <w:overflowPunct w:val="false"/>
        <w:rPr/>
      </w:pPr>
      <w:r>
        <w:rPr>
          <w:rFonts w:eastAsia="Segoe UI" w:cs="Tahoma"/>
          <w:kern w:val="0"/>
          <w:lang w:val="en-US" w:eastAsia="en-US" w:bidi="en-US"/>
        </w:rPr>
        <w:t>The results need to be written out systematically for the manuscript. This is still just points and not the way it can be published. See papers for what I mean.</w:t>
      </w:r>
    </w:p>
  </w:comment>
  <w:comment w:id="1" w:author="Reviewer" w:date="2024-02-13T07:12:00Z" w:initials="MK">
    <w:p>
      <w:pPr>
        <w:overflowPunct w:val="false"/>
        <w:rPr/>
      </w:pPr>
      <w:r>
        <w:rPr>
          <w:rFonts w:eastAsia="Segoe UI" w:cs="Tahoma"/>
          <w:kern w:val="0"/>
          <w:lang w:val="en-US" w:eastAsia="en-US" w:bidi="en-US"/>
        </w:rPr>
        <w:t>This model is incorrect. There is no account of time. This data should be modelled using repeated measures anova of GLMM with random slopes for month. I have highlighted this before during our discussion.</w:t>
      </w:r>
    </w:p>
  </w:comment>
  <w:comment w:id="2" w:author="Reviewer" w:date="2024-02-13T07:11:00Z" w:initials="MK">
    <w:p>
      <w:pPr>
        <w:overflowPunct w:val="false"/>
        <w:rPr/>
      </w:pPr>
      <w:r>
        <w:rPr>
          <w:rFonts w:eastAsia="Segoe UI" w:cs="Tahoma"/>
          <w:kern w:val="0"/>
          <w:lang w:val="en-US" w:eastAsia="en-US" w:bidi="en-US"/>
        </w:rPr>
        <w:t>All tables need to be reformatted. Very hard to read. All numbers can be reduced to 2 decimal places.</w:t>
      </w:r>
    </w:p>
    <w:p>
      <w:pPr>
        <w:overflowPunct w:val="false"/>
        <w:rPr/>
      </w:pPr>
      <w:r>
        <w:rPr>
          <w:rFonts w:eastAsia="Segoe UI" w:cs="Tahoma"/>
          <w:kern w:val="0"/>
          <w:lang w:val="en-US" w:eastAsia="en-US" w:bidi="en-US"/>
        </w:rPr>
      </w:r>
    </w:p>
  </w:comment>
  <w:comment w:id="3" w:author="Reviewer" w:date="2024-02-13T07:14:00Z" w:initials="MK">
    <w:p>
      <w:pPr>
        <w:overflowPunct w:val="false"/>
        <w:rPr/>
      </w:pPr>
      <w:r>
        <w:rPr>
          <w:rFonts w:eastAsia="Segoe UI" w:cs="Tahoma"/>
          <w:kern w:val="0"/>
          <w:lang w:val="en-US" w:eastAsia="en-US" w:bidi="en-US"/>
        </w:rPr>
        <w:t>Why is Feb data missing?</w:t>
      </w:r>
    </w:p>
  </w:comment>
  <w:comment w:id="4" w:author="Reviewer" w:date="2024-02-13T07:15:00Z" w:initials="MK">
    <w:p>
      <w:pPr>
        <w:overflowPunct w:val="false"/>
        <w:rPr/>
      </w:pPr>
      <w:r>
        <w:rPr>
          <w:rFonts w:eastAsia="Segoe UI" w:cs="Tahoma"/>
          <w:kern w:val="0"/>
          <w:lang w:val="en-US" w:eastAsia="en-US" w:bidi="en-US"/>
        </w:rPr>
        <w:t>Remove code for figures etc from the results document. I want to see this document as you would present in a manuscript. Code should be prepared as a separate R file for submission., preferably as an R project shared via gitlab</w:t>
      </w:r>
    </w:p>
  </w:comment>
  <w:comment w:id="5" w:author="Reviewer" w:date="2024-02-13T08:51:00Z" w:initials="MK">
    <w:p>
      <w:pPr>
        <w:overflowPunct w:val="false"/>
        <w:rPr/>
      </w:pPr>
      <w:r>
        <w:rPr>
          <w:rFonts w:eastAsia="Segoe UI" w:cs="Tahoma"/>
          <w:b/>
          <w:bCs/>
          <w:kern w:val="0"/>
          <w:lang w:val="en-US" w:eastAsia="en-US" w:bidi="en-US"/>
        </w:rPr>
        <w:t xml:space="preserve">Model: </w:t>
      </w:r>
      <w:r>
        <w:rPr>
          <w:rFonts w:eastAsia="Segoe UI" w:cs="Tahoma"/>
          <w:kern w:val="0"/>
          <w:lang w:val="en-US" w:eastAsia="en-US" w:bidi="en-US"/>
        </w:rPr>
        <w:t>model_PC1 &lt;- glmmTMB(jan_s_n ~ PC1* effect * treatment + (1 | species), family = binomial(link = "logit"),control = glmmTMBControl(optimizer=optim, optArgs=list(method="BFGS")), data = raw_data2)</w:t>
      </w:r>
    </w:p>
  </w:comment>
  <w:comment w:id="6" w:author="Reviewer" w:date="2024-02-13T08:37:00Z" w:initials="MK">
    <w:p>
      <w:pPr>
        <w:overflowPunct w:val="false"/>
        <w:rPr/>
      </w:pPr>
      <w:r>
        <w:rPr>
          <w:rFonts w:eastAsia="Segoe UI" w:cs="Tahoma"/>
          <w:kern w:val="0"/>
          <w:lang w:val="en-US" w:eastAsia="en-US" w:bidi="en-US"/>
        </w:rPr>
        <w:t>As I have mentioned, the manuscript cannot have such a long list of tables. The models for all traits have to be condensed into a single table: see the format I came up with in my EcoEvo paper and adapt for this work.</w:t>
      </w:r>
    </w:p>
    <w:p>
      <w:pPr>
        <w:overflowPunct w:val="false"/>
        <w:rPr/>
      </w:pPr>
      <w:r>
        <w:rPr>
          <w:rFonts w:eastAsia="Segoe UI" w:cs="Tahoma"/>
          <w:kern w:val="0"/>
          <w:lang w:val="en-US" w:eastAsia="en-US" w:bidi="en-US"/>
        </w:rPr>
      </w:r>
    </w:p>
    <w:p>
      <w:pPr>
        <w:overflowPunct w:val="false"/>
        <w:rPr/>
      </w:pPr>
      <w:r>
        <w:rPr>
          <w:rFonts w:eastAsia="Segoe UI" w:cs="Tahoma"/>
          <w:kern w:val="0"/>
          <w:lang w:val="en-US" w:eastAsia="en-US" w:bidi="en-US"/>
        </w:rPr>
        <w:t xml:space="preserve">The tables need some lines to distinguish headers etc. See papers for how tables are usually formatted. I have made some changes as an example. </w:t>
      </w:r>
    </w:p>
    <w:p>
      <w:pPr>
        <w:overflowPunct w:val="false"/>
        <w:rPr/>
      </w:pPr>
      <w:r>
        <w:rPr>
          <w:rFonts w:eastAsia="Segoe UI" w:cs="Tahoma"/>
          <w:kern w:val="0"/>
          <w:lang w:val="en-US" w:eastAsia="en-US" w:bidi="en-US"/>
        </w:rPr>
      </w:r>
    </w:p>
    <w:p>
      <w:pPr>
        <w:overflowPunct w:val="false"/>
        <w:rPr/>
      </w:pPr>
      <w:r>
        <w:rPr>
          <w:rFonts w:eastAsia="Segoe UI" w:cs="Tahoma"/>
          <w:kern w:val="0"/>
          <w:lang w:val="en-US" w:eastAsia="en-US" w:bidi="en-US"/>
        </w:rPr>
        <w:t>What is the AIC of the models? Which model offers the best fit to the data?</w:t>
      </w:r>
    </w:p>
  </w:comment>
  <w:comment w:id="7" w:author="Reviewer" w:date="2024-02-13T08:52:00Z" w:initials="MK">
    <w:p>
      <w:pPr>
        <w:overflowPunct w:val="false"/>
        <w:rPr/>
      </w:pPr>
      <w:r>
        <w:rPr>
          <w:rFonts w:eastAsia="Segoe UI" w:cs="Tahoma"/>
          <w:kern w:val="0"/>
          <w:lang w:val="en-US" w:eastAsia="en-US" w:bidi="en-US"/>
        </w:rPr>
        <w:t>Change all table captions as indicated here.</w:t>
      </w:r>
    </w:p>
  </w:comment>
  <w:comment w:id="8" w:author="Reviewer" w:date="2024-02-13T09:27:00Z" w:initials="MK">
    <w:p>
      <w:pPr>
        <w:overflowPunct w:val="false"/>
        <w:rPr/>
      </w:pPr>
      <w:r>
        <w:rPr>
          <w:rFonts w:eastAsia="Segoe UI" w:cs="Tahoma"/>
          <w:kern w:val="0"/>
          <w:lang w:val="en-US" w:eastAsia="en-US" w:bidi="en-US"/>
        </w:rPr>
        <w:t xml:space="preserve">Do you have a model without traits (but with species level slopes) to compare whether traits improve how well data is explained? Needs to be compared using AIC. </w:t>
      </w:r>
    </w:p>
  </w:comment>
  <w:comment w:id="9" w:author="Reviewer" w:date="2024-02-13T09:16:00Z" w:initials="MK">
    <w:p>
      <w:pPr>
        <w:overflowPunct w:val="false"/>
        <w:rPr/>
      </w:pPr>
      <w:r>
        <w:rPr>
          <w:rFonts w:eastAsia="Segoe UI" w:cs="Tahoma"/>
          <w:kern w:val="0"/>
          <w:lang w:val="en-US" w:eastAsia="en-US" w:bidi="en-US"/>
        </w:rPr>
        <w:t>Have you done post-hoc comparisons of treatment combinations?</w:t>
      </w:r>
    </w:p>
  </w:comment>
  <w:comment w:id="10" w:author="Reviewer" w:date="2024-02-13T08:53:00Z" w:initials="MK">
    <w:p>
      <w:pPr>
        <w:overflowPunct w:val="false"/>
        <w:rPr/>
      </w:pPr>
      <w:r>
        <w:rPr>
          <w:rFonts w:eastAsia="Segoe UI" w:cs="Tahoma"/>
          <w:kern w:val="0"/>
          <w:lang w:val="en-US" w:eastAsia="en-US" w:bidi="en-US"/>
        </w:rPr>
        <w:t>These values cannot be right. This model, as I have mentioned before, needs to be checked. I need the R code to verify such things.</w:t>
      </w:r>
    </w:p>
  </w:comment>
  <w:comment w:id="11" w:author="Reviewer" w:date="2024-02-13T08:57:00Z" w:initials="MK">
    <w:p>
      <w:pPr>
        <w:overflowPunct w:val="false"/>
        <w:rPr/>
      </w:pPr>
      <w:r>
        <w:rPr>
          <w:rFonts w:eastAsia="Segoe UI" w:cs="Tahoma"/>
          <w:kern w:val="0"/>
          <w:lang w:val="en-US" w:eastAsia="en-US" w:bidi="en-US"/>
        </w:rPr>
        <w:t>Both PC models should come after all the individual traits</w:t>
      </w:r>
    </w:p>
  </w:comment>
  <w:comment w:id="12" w:author="Reviewer" w:date="2024-02-13T08:58:00Z" w:initials="MK">
    <w:p>
      <w:pPr>
        <w:overflowPunct w:val="false"/>
        <w:rPr/>
      </w:pPr>
      <w:r>
        <w:rPr>
          <w:rFonts w:eastAsia="Segoe UI" w:cs="Tahoma"/>
          <w:kern w:val="0"/>
          <w:lang w:val="en-US" w:eastAsia="en-US" w:bidi="en-US"/>
        </w:rPr>
        <w:t>These terms need to be changed for publication into something more exact and self-explanatory. See example above</w:t>
      </w:r>
    </w:p>
  </w:comment>
  <w:comment w:id="13" w:author="Reviewer" w:date="2024-02-13T08:46:00Z" w:initials="MK">
    <w:p>
      <w:pPr>
        <w:overflowPunct w:val="false"/>
        <w:rPr/>
      </w:pPr>
      <w:r>
        <w:rPr>
          <w:rFonts w:eastAsia="Segoe UI" w:cs="Tahoma"/>
          <w:kern w:val="0"/>
          <w:lang w:val="en-US" w:eastAsia="en-US" w:bidi="en-US"/>
        </w:rPr>
        <w:t>From these plots, it is not clear which relationships among the 3-way interactions are significant for each trait. These figures need to be modified to be more understandable. It looks like all significance is wrt the intercept and not a comparison of treatment combinations.</w:t>
      </w:r>
    </w:p>
  </w:comment>
  <w:comment w:id="14" w:author="Reviewer" w:date="2024-02-13T09:04:00Z" w:initials="MK">
    <w:p>
      <w:pPr>
        <w:overflowPunct w:val="false"/>
        <w:rPr/>
      </w:pPr>
      <w:r>
        <w:rPr>
          <w:rFonts w:eastAsia="Segoe UI" w:cs="Tahoma"/>
          <w:kern w:val="0"/>
          <w:lang w:val="en-US" w:eastAsia="en-US" w:bidi="en-US"/>
        </w:rPr>
        <w:t xml:space="preserve">The confidence envelopes from the figures do not seem to match with the model interpretations of significance. Have you done post hoc assessments of interactions and significance? </w:t>
      </w:r>
    </w:p>
  </w:comment>
  <w:comment w:id="15" w:author="Reviewer" w:date="2024-02-13T10:27:00Z" w:initials="MK">
    <w:p>
      <w:pPr>
        <w:overflowPunct w:val="false"/>
        <w:rPr/>
      </w:pPr>
      <w:r>
        <w:rPr>
          <w:rFonts w:eastAsia="Segoe UI" w:cs="Tahoma"/>
          <w:kern w:val="0"/>
          <w:lang w:val="en-US" w:eastAsia="en-US" w:bidi="en-US"/>
        </w:rPr>
        <w:t>Only present significant results. All the rest can be given in the table.</w:t>
      </w:r>
    </w:p>
  </w:comment>
  <w:comment w:id="16" w:author="Reviewer" w:date="2024-02-13T10:13:00Z" w:initials="MK">
    <w:p>
      <w:pPr>
        <w:overflowPunct w:val="false"/>
        <w:rPr/>
      </w:pPr>
      <w:r>
        <w:rPr>
          <w:rFonts w:eastAsia="Segoe UI" w:cs="Tahoma"/>
          <w:kern w:val="0"/>
          <w:lang w:val="en-US" w:eastAsia="en-US" w:bidi="en-US"/>
        </w:rPr>
        <w:t>Change content and caption as indicated above</w:t>
      </w:r>
    </w:p>
  </w:comment>
  <w:comment w:id="17" w:author="Reviewer" w:date="2024-02-13T10:15:00Z" w:initials="MK">
    <w:p>
      <w:pPr>
        <w:overflowPunct w:val="false"/>
        <w:rPr/>
      </w:pPr>
      <w:r>
        <w:rPr>
          <w:rFonts w:eastAsia="Segoe UI" w:cs="Tahoma"/>
          <w:kern w:val="0"/>
          <w:lang w:val="en-US" w:eastAsia="en-US" w:bidi="en-US"/>
        </w:rPr>
        <w:t>Which results will be in the main paper and which will be SI?</w:t>
      </w:r>
    </w:p>
  </w:comment>
  <w:comment w:id="18" w:author="Reviewer" w:date="2024-02-13T10:16:00Z" w:initials="MK">
    <w:p>
      <w:pPr>
        <w:overflowPunct w:val="false"/>
        <w:rPr/>
      </w:pPr>
      <w:r>
        <w:rPr>
          <w:rFonts w:eastAsia="Segoe UI" w:cs="Tahoma"/>
          <w:kern w:val="0"/>
          <w:lang w:val="en-US" w:eastAsia="en-US" w:bidi="en-US"/>
        </w:rPr>
        <w:t>Which metric is used here?</w:t>
      </w:r>
    </w:p>
  </w:comment>
  <w:comment w:id="19" w:author="Reviewer" w:date="2024-02-13T10:17:00Z" w:initials="MK">
    <w:p>
      <w:pPr>
        <w:overflowPunct w:val="false"/>
        <w:rPr/>
      </w:pPr>
      <w:r>
        <w:rPr>
          <w:rFonts w:eastAsia="Segoe UI" w:cs="Tahoma"/>
          <w:kern w:val="0"/>
          <w:lang w:val="en-US" w:eastAsia="en-US" w:bidi="en-US"/>
        </w:rPr>
        <w:t>What do the results below mean? Are they from post-hoc comparisons?</w:t>
      </w:r>
    </w:p>
  </w:comment>
  <w:comment w:id="20" w:author="Reviewer" w:date="2024-02-13T10:20:00Z" w:initials="MK">
    <w:p>
      <w:pPr>
        <w:overflowPunct w:val="false"/>
        <w:rPr/>
      </w:pPr>
      <w:r>
        <w:rPr>
          <w:rFonts w:eastAsia="Segoe UI" w:cs="Tahoma"/>
          <w:kern w:val="0"/>
          <w:lang w:val="en-US" w:eastAsia="en-US" w:bidi="en-US"/>
        </w:rPr>
        <w:t>Of which part? Or total? The methods also lack adequate explanation of this part.</w:t>
      </w:r>
    </w:p>
  </w:comment>
  <w:comment w:id="21" w:author="Reviewer" w:date="2024-02-13T10:25:00Z" w:initials="MK">
    <w:p>
      <w:pPr>
        <w:overflowPunct w:val="false"/>
        <w:rPr/>
      </w:pPr>
      <w:r>
        <w:rPr>
          <w:rFonts w:eastAsia="Segoe UI" w:cs="Tahoma"/>
          <w:kern w:val="0"/>
          <w:lang w:val="en-US" w:eastAsia="en-US" w:bidi="en-US"/>
        </w:rPr>
        <w:t>Where are these different models? They should be provided as supplementary information.</w:t>
      </w:r>
    </w:p>
  </w:comment>
  <w:comment w:id="22" w:author="Reviewer" w:date="2024-02-13T10:24:00Z" w:initials="MK">
    <w:p>
      <w:pPr>
        <w:overflowPunct w:val="false"/>
        <w:rPr/>
      </w:pPr>
      <w:r>
        <w:rPr>
          <w:rFonts w:eastAsia="Segoe UI" w:cs="Tahoma"/>
          <w:kern w:val="0"/>
          <w:lang w:val="en-US" w:eastAsia="en-US" w:bidi="en-US"/>
        </w:rPr>
        <w:t>? Use consistent terminology throughout the paper</w:t>
      </w:r>
    </w:p>
  </w:comment>
</w:comments>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Segoe UI">
    <w:charset w:val="00" w:characterSet="windows-1252"/>
    <w:family w:val="roman"/>
    <w:pitch w:val="variable"/>
  </w:font>
  <w:font w:name="Liberation Sans">
    <w:altName w:val="Arial"/>
    <w:charset w:val="00" w:characterSet="windows-1252"/>
    <w:family w:val="roman"/>
    <w:pitch w:val="variable"/>
  </w:font>
  <w:font w:name="Cambria Math">
    <w:charset w:val="00" w:characterSet="windows-1252"/>
    <w:family w:val="roman"/>
    <w:pitch w:val="variable"/>
  </w:font>
</w:fonts>
</file>

<file path=word/settings.xml><?xml version="1.0" encoding="utf-8"?>
<w:settings xmlns:w="http://schemas.openxmlformats.org/wordprocessingml/2006/main">
  <w:zoom w:percent="50"/>
  <w:trackRevisions/>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IN" w:eastAsia="zh-CN" w:bidi="hi-IN"/>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en-IN" w:eastAsia="zh-CN" w:bidi="hi-IN"/>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da32a3"/>
    <w:rPr>
      <w:sz w:val="16"/>
      <w:szCs w:val="16"/>
    </w:rPr>
  </w:style>
  <w:style w:type="character" w:styleId="CommentTextChar" w:customStyle="1">
    <w:name w:val="Comment Text Char"/>
    <w:basedOn w:val="DefaultParagraphFont"/>
    <w:link w:val="Annotationtext"/>
    <w:uiPriority w:val="99"/>
    <w:semiHidden/>
    <w:qFormat/>
    <w:rsid w:val="00da32a3"/>
    <w:rPr>
      <w:rFonts w:cs="Mangal"/>
      <w:sz w:val="20"/>
      <w:szCs w:val="18"/>
    </w:rPr>
  </w:style>
  <w:style w:type="character" w:styleId="CommentSubjectChar" w:customStyle="1">
    <w:name w:val="Comment Subject Char"/>
    <w:basedOn w:val="CommentTextChar"/>
    <w:link w:val="Annotationsubject"/>
    <w:uiPriority w:val="99"/>
    <w:semiHidden/>
    <w:qFormat/>
    <w:rsid w:val="00da32a3"/>
    <w:rPr>
      <w:rFonts w:cs="Mangal"/>
      <w:b/>
      <w:bCs/>
      <w:sz w:val="20"/>
      <w:szCs w:val="18"/>
    </w:rPr>
  </w:style>
  <w:style w:type="character" w:styleId="BalloonTextChar" w:customStyle="1">
    <w:name w:val="Balloon Text Char"/>
    <w:basedOn w:val="DefaultParagraphFont"/>
    <w:link w:val="BalloonText"/>
    <w:uiPriority w:val="99"/>
    <w:semiHidden/>
    <w:qFormat/>
    <w:rsid w:val="00da32a3"/>
    <w:rPr>
      <w:rFonts w:ascii="Segoe UI" w:hAnsi="Segoe UI" w:cs="Mangal"/>
      <w:sz w:val="18"/>
      <w:szCs w:val="16"/>
    </w:rPr>
  </w:style>
  <w:style w:type="character" w:styleId="LineNumber">
    <w:name w:val="Line Number"/>
    <w:rPr/>
  </w:style>
  <w:style w:type="paragraph" w:styleId="Heading" w:customStyle="1">
    <w:name w:val="Heading"/>
    <w:basedOn w:val="Normal"/>
    <w:next w:val="BodyText"/>
    <w:qFormat/>
    <w:pPr>
      <w:keepNext w:val="true"/>
      <w:spacing w:before="240" w:after="120"/>
    </w:pPr>
    <w:rPr>
      <w:rFonts w:ascii="Liberation Sans" w:hAnsi="Liberation Sans" w:eastAsia="Microsoft YaHei"/>
      <w:sz w:val="28"/>
      <w:szCs w:val="28"/>
    </w:rPr>
  </w:style>
  <w:style w:type="paragraph" w:styleId="BodyText">
    <w:name w:val="Body Text"/>
    <w:basedOn w:val="Normal"/>
    <w:pPr>
      <w:spacing w:lineRule="auto" w:line="276" w:before="0" w:after="140"/>
    </w:pPr>
    <w:rPr/>
  </w:style>
  <w:style w:type="paragraph" w:styleId="List">
    <w:name w:val="List"/>
    <w:basedOn w:val="BodyText"/>
    <w:pPr/>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style>
  <w:style w:type="paragraph" w:styleId="Caption1">
    <w:name w:val="caption1"/>
    <w:basedOn w:val="Normal"/>
    <w:qFormat/>
    <w:pPr>
      <w:suppressLineNumbers/>
      <w:spacing w:before="120" w:after="120"/>
    </w:pPr>
    <w:rPr>
      <w:i/>
      <w:iCs/>
    </w:rPr>
  </w:style>
  <w:style w:type="paragraph" w:styleId="Annotationtext">
    <w:name w:val="annotation text"/>
    <w:basedOn w:val="Normal"/>
    <w:link w:val="CommentTextChar"/>
    <w:uiPriority w:val="99"/>
    <w:semiHidden/>
    <w:unhideWhenUsed/>
    <w:qFormat/>
    <w:rsid w:val="00da32a3"/>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da32a3"/>
    <w:pPr/>
    <w:rPr>
      <w:b/>
      <w:bCs/>
    </w:rPr>
  </w:style>
  <w:style w:type="paragraph" w:styleId="BalloonText">
    <w:name w:val="Balloon Text"/>
    <w:basedOn w:val="Normal"/>
    <w:link w:val="BalloonTextChar"/>
    <w:uiPriority w:val="99"/>
    <w:semiHidden/>
    <w:unhideWhenUsed/>
    <w:qFormat/>
    <w:rsid w:val="00da32a3"/>
    <w:pPr/>
    <w:rPr>
      <w:rFonts w:ascii="Segoe UI" w:hAnsi="Segoe UI" w:cs="Mangal"/>
      <w:sz w:val="18"/>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comments" Target="comments.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0B0EE-6541-45B5-BBBA-835D9167E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Application>LibreOffice/7.6.2.1$Windows_X86_64 LibreOffice_project/56f7684011345957bbf33a7ee678afaf4d2ba333</Application>
  <AppVersion>15.0000</AppVersion>
  <Pages>14</Pages>
  <Words>3041</Words>
  <Characters>17830</Characters>
  <CharactersWithSpaces>19646</CharactersWithSpaces>
  <Paragraphs>1449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2024-02-12T15:09:24Z</dcterms:created>
  <dc:creator/>
  <dc:description/>
  <dc:language>en-IN</dc:language>
  <cp:lastModifiedBy/>
  <dcterms:modified xsi:type="dcterms:W3CDTF">2024-02-13T18:09:41Z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Id 1_1">
    <vt:lpwstr>http://www.zotero.org/styles/apa</vt:lpwstr>
  </property>
  <property fmtid="{D5CDD505-2E9C-101B-9397-08002B2CF9AE}" pid="4" name="Mendeley Recent Style Id 2_1">
    <vt:lpwstr>http://www.zotero.org/styles/american-sociological-association</vt:lpwstr>
  </property>
  <property fmtid="{D5CDD505-2E9C-101B-9397-08002B2CF9AE}" pid="5" name="Mendeley Recent Style Id 3_1">
    <vt:lpwstr>http://www.zotero.org/styles/chicago-author-date</vt:lpwstr>
  </property>
  <property fmtid="{D5CDD505-2E9C-101B-9397-08002B2CF9AE}" pid="6" name="Mendeley Recent Style Id 4_1">
    <vt:lpwstr>http://www.zotero.org/styles/ecology-letters</vt:lpwstr>
  </property>
  <property fmtid="{D5CDD505-2E9C-101B-9397-08002B2CF9AE}" pid="7" name="Mendeley Recent Style Id 5_1">
    <vt:lpwstr>http://www.zotero.org/styles/forest-ecology-and-management</vt:lpwstr>
  </property>
  <property fmtid="{D5CDD505-2E9C-101B-9397-08002B2CF9AE}" pid="8" name="Mendeley Recent Style Id 6_1">
    <vt:lpwstr>http://www.zotero.org/styles/ieee</vt:lpwstr>
  </property>
  <property fmtid="{D5CDD505-2E9C-101B-9397-08002B2CF9AE}" pid="9" name="Mendeley Recent Style Id 7_1">
    <vt:lpwstr>http://www.zotero.org/styles/nature</vt:lpwstr>
  </property>
  <property fmtid="{D5CDD505-2E9C-101B-9397-08002B2CF9AE}" pid="10" name="Mendeley Recent Style Id 8_1">
    <vt:lpwstr>http://www.zotero.org/styles/pnas</vt:lpwstr>
  </property>
  <property fmtid="{D5CDD505-2E9C-101B-9397-08002B2CF9AE}" pid="11" name="Mendeley Recent Style Id 9_1">
    <vt:lpwstr>http://www.zotero.org/styles/science-without-titles</vt:lpwstr>
  </property>
  <property fmtid="{D5CDD505-2E9C-101B-9397-08002B2CF9AE}" pid="12" name="Mendeley Recent Style Name 0_1">
    <vt:lpwstr>American Political Science Association</vt:lpwstr>
  </property>
  <property fmtid="{D5CDD505-2E9C-101B-9397-08002B2CF9AE}" pid="13" name="Mendeley Recent Style Name 1_1">
    <vt:lpwstr>American Psychological Association 7th edition</vt:lpwstr>
  </property>
  <property fmtid="{D5CDD505-2E9C-101B-9397-08002B2CF9AE}" pid="14" name="Mendeley Recent Style Name 2_1">
    <vt:lpwstr>American Sociological Association 6th edition</vt:lpwstr>
  </property>
  <property fmtid="{D5CDD505-2E9C-101B-9397-08002B2CF9AE}" pid="15" name="Mendeley Recent Style Name 3_1">
    <vt:lpwstr>Chicago Manual of Style 17th edition (author-date)</vt:lpwstr>
  </property>
  <property fmtid="{D5CDD505-2E9C-101B-9397-08002B2CF9AE}" pid="16" name="Mendeley Recent Style Name 4_1">
    <vt:lpwstr>Ecology Letters</vt:lpwstr>
  </property>
  <property fmtid="{D5CDD505-2E9C-101B-9397-08002B2CF9AE}" pid="17" name="Mendeley Recent Style Name 5_1">
    <vt:lpwstr>Forest Ecology and Management</vt:lpwstr>
  </property>
  <property fmtid="{D5CDD505-2E9C-101B-9397-08002B2CF9AE}" pid="18" name="Mendeley Recent Style Name 6_1">
    <vt:lpwstr>IEEE</vt:lpwstr>
  </property>
  <property fmtid="{D5CDD505-2E9C-101B-9397-08002B2CF9AE}" pid="19" name="Mendeley Recent Style Name 7_1">
    <vt:lpwstr>Nature</vt:lpwstr>
  </property>
  <property fmtid="{D5CDD505-2E9C-101B-9397-08002B2CF9AE}" pid="20" name="Mendeley Recent Style Name 8_1">
    <vt:lpwstr>Proceedings of the National Academy of Sciences of the United States of America</vt:lpwstr>
  </property>
  <property fmtid="{D5CDD505-2E9C-101B-9397-08002B2CF9AE}" pid="21" name="Mendeley Recent Style Name 9_1">
    <vt:lpwstr>Science (without titles)</vt:lpwstr>
  </property>
</Properties>
</file>